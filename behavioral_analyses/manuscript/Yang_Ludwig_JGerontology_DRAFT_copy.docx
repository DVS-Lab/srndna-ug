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CAF6" w14:textId="3576272A" w:rsidR="017594A7" w:rsidRDefault="529C0551" w:rsidP="43F69BF4">
      <w:pPr>
        <w:pStyle w:val="Title"/>
        <w:spacing w:line="240" w:lineRule="auto"/>
        <w:ind w:firstLine="0"/>
      </w:pPr>
      <w:commentRangeStart w:id="0"/>
      <w:r>
        <w:t>Title</w:t>
      </w:r>
      <w:commentRangeEnd w:id="0"/>
      <w:r w:rsidR="017594A7">
        <w:rPr>
          <w:rStyle w:val="CommentReference"/>
          <w:sz w:val="56"/>
          <w:szCs w:val="56"/>
        </w:rPr>
        <w:commentReference w:id="0"/>
      </w:r>
      <w:r>
        <w:t xml:space="preserve">: </w:t>
      </w:r>
      <w:r w:rsidR="5D3DD862" w:rsidRPr="43F69BF4">
        <w:t>Age-Related Differences in Neural Responses during the Ultimatum Game</w:t>
      </w:r>
    </w:p>
    <w:p w14:paraId="17B6DE48" w14:textId="3638F225" w:rsidR="017594A7" w:rsidRDefault="34074C83" w:rsidP="43F69BF4">
      <w:pPr>
        <w:ind w:firstLine="0"/>
      </w:pPr>
      <w:r>
        <w:t>Yi Yang</w:t>
      </w:r>
      <w:r w:rsidR="38A6C7F1">
        <w:t>*</w:t>
      </w:r>
      <w:r>
        <w:t>, Rita M. Ludwig</w:t>
      </w:r>
      <w:r w:rsidR="6BB31D25">
        <w:t>*</w:t>
      </w:r>
      <w:r>
        <w:t xml:space="preserve">, James B. </w:t>
      </w:r>
      <w:proofErr w:type="spellStart"/>
      <w:r>
        <w:t>Wyngaarden</w:t>
      </w:r>
      <w:proofErr w:type="spellEnd"/>
      <w:r>
        <w:t xml:space="preserve">, </w:t>
      </w:r>
      <w:r w:rsidR="40903C0D">
        <w:t>Derrick Dwa</w:t>
      </w:r>
      <w:r w:rsidR="5D85C15F">
        <w:t xml:space="preserve">mena, </w:t>
      </w:r>
      <w:commentRangeStart w:id="1"/>
      <w:r>
        <w:t>Jeffrey B. Dennison, Katherine Hackett, Tania Giovannetti, Dominic S. Fareri, David V. Smith</w:t>
      </w:r>
      <w:commentRangeEnd w:id="1"/>
      <w:r w:rsidR="017594A7">
        <w:rPr>
          <w:rStyle w:val="CommentReference"/>
          <w:sz w:val="24"/>
          <w:szCs w:val="24"/>
        </w:rPr>
        <w:commentReference w:id="1"/>
      </w:r>
      <w:r w:rsidR="017594A7">
        <w:br/>
      </w:r>
    </w:p>
    <w:p w14:paraId="648B82C3" w14:textId="51A51748" w:rsidR="2AA9386F" w:rsidRDefault="529C0551" w:rsidP="017594A7">
      <w:pPr>
        <w:pStyle w:val="Heading1"/>
      </w:pPr>
      <w:commentRangeStart w:id="2"/>
      <w:r>
        <w:t>Abstract: (2</w:t>
      </w:r>
      <w:r w:rsidR="72206C0E">
        <w:t>49</w:t>
      </w:r>
      <w:r>
        <w:t>)</w:t>
      </w:r>
      <w:commentRangeEnd w:id="2"/>
      <w:r w:rsidR="2AA9386F">
        <w:rPr>
          <w:rStyle w:val="CommentReference"/>
          <w:sz w:val="40"/>
          <w:szCs w:val="40"/>
        </w:rPr>
        <w:commentReference w:id="2"/>
      </w:r>
    </w:p>
    <w:p w14:paraId="0F2BFA55" w14:textId="7D8DD087" w:rsidR="3EB51C23" w:rsidRDefault="75852990" w:rsidP="43F69BF4">
      <w:pPr>
        <w:ind w:firstLine="0"/>
        <w:rPr>
          <w:rFonts w:ascii="Roboto" w:eastAsia="Roboto" w:hAnsi="Roboto" w:cs="Roboto"/>
          <w:color w:val="000000" w:themeColor="text1"/>
        </w:rPr>
      </w:pPr>
      <w:r w:rsidRPr="43F69BF4">
        <w:rPr>
          <w:rFonts w:ascii="Arial" w:eastAsia="Arial" w:hAnsi="Arial" w:cs="Arial"/>
          <w:b/>
          <w:bCs/>
          <w:color w:val="000000" w:themeColor="text1"/>
        </w:rPr>
        <w:t>Objectives</w:t>
      </w:r>
      <w:r w:rsidRPr="43F69BF4">
        <w:rPr>
          <w:rFonts w:ascii="Arial" w:eastAsia="Arial" w:hAnsi="Arial" w:cs="Arial"/>
          <w:color w:val="000000" w:themeColor="text1"/>
        </w:rPr>
        <w:t xml:space="preserve">: </w:t>
      </w:r>
      <w:r w:rsidRPr="43F69BF4">
        <w:rPr>
          <w:rFonts w:ascii="Roboto" w:eastAsia="Roboto" w:hAnsi="Roboto" w:cs="Roboto"/>
          <w:color w:val="000000" w:themeColor="text1"/>
        </w:rPr>
        <w:t>This study investigated how age and social context modulate the neural mechanisms of fairness-related economic decisions.</w:t>
      </w:r>
      <w:r w:rsidRPr="43F69BF4">
        <w:rPr>
          <w:rFonts w:ascii="Arial" w:eastAsia="Arial" w:hAnsi="Arial" w:cs="Arial"/>
          <w:color w:val="000000" w:themeColor="text1"/>
        </w:rPr>
        <w:t xml:space="preserve"> We examined age, partner identity (similar age vs. dissimilar age), and fairness influences on participants’ choice, and further tested if individual differences in sensitivity to fairness norm violation </w:t>
      </w:r>
      <w:r w:rsidR="5FDD6C77" w:rsidRPr="43F69BF4">
        <w:rPr>
          <w:rFonts w:ascii="Arial" w:eastAsia="Arial" w:hAnsi="Arial" w:cs="Arial"/>
          <w:color w:val="000000" w:themeColor="text1"/>
        </w:rPr>
        <w:t>correlates</w:t>
      </w:r>
      <w:r w:rsidRPr="43F69BF4">
        <w:rPr>
          <w:rFonts w:ascii="Arial" w:eastAsia="Arial" w:hAnsi="Arial" w:cs="Arial"/>
          <w:color w:val="000000" w:themeColor="text1"/>
        </w:rPr>
        <w:t xml:space="preserve"> with neural activities.</w:t>
      </w:r>
      <w:r w:rsidR="7C036CF5" w:rsidRPr="43F69BF4">
        <w:rPr>
          <w:rFonts w:ascii="Arial" w:eastAsia="Arial" w:hAnsi="Arial" w:cs="Arial"/>
          <w:color w:val="000000" w:themeColor="text1"/>
        </w:rPr>
        <w:t xml:space="preserve"> </w:t>
      </w:r>
      <w:r w:rsidRPr="43F69BF4">
        <w:rPr>
          <w:rFonts w:ascii="Arial" w:eastAsia="Arial" w:hAnsi="Arial" w:cs="Arial"/>
          <w:b/>
          <w:bCs/>
          <w:color w:val="000000" w:themeColor="text1"/>
        </w:rPr>
        <w:t>Methods</w:t>
      </w:r>
      <w:r w:rsidRPr="43F69BF4">
        <w:rPr>
          <w:rFonts w:ascii="Arial" w:eastAsia="Arial" w:hAnsi="Arial" w:cs="Arial"/>
          <w:color w:val="000000" w:themeColor="text1"/>
        </w:rPr>
        <w:t xml:space="preserve">: </w:t>
      </w:r>
      <w:r w:rsidRPr="43F69BF4">
        <w:rPr>
          <w:rFonts w:ascii="Roboto" w:eastAsia="Roboto" w:hAnsi="Roboto" w:cs="Roboto"/>
          <w:color w:val="000000" w:themeColor="text1"/>
        </w:rPr>
        <w:t>Younger (18–35 years) and older (65–80 years) adults underwent fMRI while playing a modified ultimatum game with ostensible partners of a similar or dissimilar age.</w:t>
      </w:r>
      <w:r w:rsidRPr="43F69BF4">
        <w:rPr>
          <w:rFonts w:ascii="Arial" w:eastAsia="Arial" w:hAnsi="Arial" w:cs="Arial"/>
          <w:color w:val="000000" w:themeColor="text1"/>
        </w:rPr>
        <w:t xml:space="preserve"> Multilevel logistic regression modeled choice behavior and derived a participant-specific measure of sensitivity to fairness norm violation. </w:t>
      </w:r>
      <w:proofErr w:type="gramStart"/>
      <w:r w:rsidRPr="43F69BF4">
        <w:rPr>
          <w:rFonts w:ascii="Arial" w:eastAsia="Arial" w:hAnsi="Arial" w:cs="Arial"/>
          <w:color w:val="000000" w:themeColor="text1"/>
        </w:rPr>
        <w:t>Whole-brain</w:t>
      </w:r>
      <w:proofErr w:type="gramEnd"/>
      <w:r w:rsidRPr="43F69BF4">
        <w:rPr>
          <w:rFonts w:ascii="Arial" w:eastAsia="Arial" w:hAnsi="Arial" w:cs="Arial"/>
          <w:color w:val="000000" w:themeColor="text1"/>
        </w:rPr>
        <w:t xml:space="preserve"> analyses of activation and functional network connectivity of the Default Mode Network (DMN) and Executive Control Network (ECN) were tested for interactions between age and partner identity.</w:t>
      </w:r>
      <w:r w:rsidR="62F32A8D" w:rsidRPr="43F69BF4">
        <w:rPr>
          <w:rFonts w:ascii="Arial" w:eastAsia="Arial" w:hAnsi="Arial" w:cs="Arial"/>
          <w:color w:val="000000" w:themeColor="text1"/>
        </w:rPr>
        <w:t xml:space="preserve"> </w:t>
      </w:r>
      <w:r w:rsidRPr="43F69BF4">
        <w:rPr>
          <w:rFonts w:ascii="Arial" w:eastAsia="Arial" w:hAnsi="Arial" w:cs="Arial"/>
          <w:b/>
          <w:bCs/>
          <w:color w:val="000000" w:themeColor="text1"/>
        </w:rPr>
        <w:t>Results</w:t>
      </w:r>
      <w:r w:rsidRPr="43F69BF4">
        <w:rPr>
          <w:rFonts w:ascii="Arial" w:eastAsia="Arial" w:hAnsi="Arial" w:cs="Arial"/>
          <w:color w:val="000000" w:themeColor="text1"/>
        </w:rPr>
        <w:t xml:space="preserve">: Behaviorally, no interactions or main effects involving age or partner identity were found on choice. In contrast, neuroimaging revealed interactions between age, partner identity, and individual sensitivity to norm violation. </w:t>
      </w:r>
      <w:r w:rsidRPr="43F69BF4">
        <w:rPr>
          <w:rFonts w:ascii="Roboto" w:eastAsia="Roboto" w:hAnsi="Roboto" w:cs="Roboto"/>
          <w:color w:val="000000" w:themeColor="text1"/>
        </w:rPr>
        <w:t>Younger adults exhibited enhanced DMN-anterior cingulate (ACC) connectivity when interacting with a similar partner, and older adults showed a reversed pattern.</w:t>
      </w:r>
      <w:r w:rsidRPr="43F69BF4">
        <w:rPr>
          <w:rFonts w:ascii="Arial" w:eastAsia="Arial" w:hAnsi="Arial" w:cs="Arial"/>
          <w:color w:val="000000" w:themeColor="text1"/>
        </w:rPr>
        <w:t xml:space="preserve"> Furthermore, </w:t>
      </w:r>
      <w:r w:rsidRPr="43F69BF4">
        <w:rPr>
          <w:rFonts w:ascii="Roboto" w:eastAsia="Roboto" w:hAnsi="Roboto" w:cs="Roboto"/>
          <w:color w:val="000000" w:themeColor="text1"/>
        </w:rPr>
        <w:t>younger adults demonstrated a negative correlation between their sensitivity to norm violation and the partner-identity effect in ECN-</w:t>
      </w:r>
      <w:proofErr w:type="spellStart"/>
      <w:r w:rsidRPr="43F69BF4">
        <w:rPr>
          <w:rFonts w:ascii="Roboto" w:eastAsia="Roboto" w:hAnsi="Roboto" w:cs="Roboto"/>
          <w:color w:val="000000" w:themeColor="text1"/>
        </w:rPr>
        <w:t>mPFC</w:t>
      </w:r>
      <w:proofErr w:type="spellEnd"/>
      <w:r w:rsidRPr="43F69BF4">
        <w:rPr>
          <w:rFonts w:ascii="Roboto" w:eastAsia="Roboto" w:hAnsi="Roboto" w:cs="Roboto"/>
          <w:color w:val="000000" w:themeColor="text1"/>
        </w:rPr>
        <w:t xml:space="preserve"> connectivity, and such relationship was reversed in older adults, who exhibited a positive correlation.</w:t>
      </w:r>
      <w:r w:rsidR="55B3E4A1" w:rsidRPr="43F69BF4">
        <w:rPr>
          <w:rFonts w:ascii="Roboto" w:eastAsia="Roboto" w:hAnsi="Roboto" w:cs="Roboto"/>
          <w:color w:val="000000" w:themeColor="text1"/>
        </w:rPr>
        <w:t xml:space="preserve"> </w:t>
      </w:r>
      <w:r w:rsidRPr="43F69BF4">
        <w:rPr>
          <w:rFonts w:ascii="Arial" w:eastAsia="Arial" w:hAnsi="Arial" w:cs="Arial"/>
          <w:b/>
          <w:bCs/>
          <w:color w:val="000000" w:themeColor="text1"/>
        </w:rPr>
        <w:t>Discussion</w:t>
      </w:r>
      <w:r w:rsidRPr="43F69BF4">
        <w:rPr>
          <w:rFonts w:ascii="Arial" w:eastAsia="Arial" w:hAnsi="Arial" w:cs="Arial"/>
          <w:color w:val="000000" w:themeColor="text1"/>
        </w:rPr>
        <w:t xml:space="preserve">: Our findings demonstrate a brain-behavior dissociation, where similar behavioral outcomes are supported by different neural mechanisms across age groups. The opposing patterns of neural responses suggest </w:t>
      </w:r>
      <w:r w:rsidRPr="43F69BF4">
        <w:rPr>
          <w:rFonts w:ascii="Arial" w:eastAsia="Arial" w:hAnsi="Arial" w:cs="Arial"/>
          <w:color w:val="000000" w:themeColor="text1"/>
        </w:rPr>
        <w:lastRenderedPageBreak/>
        <w:t>age-related functional reorganizations, which may represent compensatory strategies that enable older adults to preserve normative social behaviors.</w:t>
      </w:r>
    </w:p>
    <w:p w14:paraId="1FD62560" w14:textId="68FEA53B" w:rsidR="43F69BF4" w:rsidRDefault="43F69BF4" w:rsidP="43F69BF4">
      <w:pPr>
        <w:ind w:firstLine="0"/>
        <w:rPr>
          <w:rFonts w:ascii="Arial" w:eastAsia="Arial" w:hAnsi="Arial" w:cs="Arial"/>
          <w:color w:val="000000" w:themeColor="text1"/>
        </w:rPr>
      </w:pPr>
    </w:p>
    <w:p w14:paraId="2CBC9355" w14:textId="5FA36B7E" w:rsidR="2E6E93DD" w:rsidRDefault="529C0551" w:rsidP="017594A7">
      <w:pPr>
        <w:pStyle w:val="Heading1"/>
        <w:rPr>
          <w:rFonts w:ascii="Merriweather" w:eastAsia="Merriweather" w:hAnsi="Merriweather" w:cs="Merriweather"/>
          <w:b w:val="0"/>
          <w:bCs w:val="0"/>
          <w:color w:val="2A2A2A"/>
          <w:sz w:val="22"/>
          <w:szCs w:val="22"/>
        </w:rPr>
      </w:pPr>
      <w:r>
        <w:t xml:space="preserve">Keywords </w:t>
      </w:r>
      <w:r w:rsidR="1216994B" w:rsidRPr="017594A7">
        <w:rPr>
          <w:rFonts w:ascii="Merriweather" w:eastAsia="Merriweather" w:hAnsi="Merriweather" w:cs="Merriweather"/>
          <w:b w:val="0"/>
          <w:bCs w:val="0"/>
          <w:color w:val="2A2A2A"/>
          <w:sz w:val="22"/>
          <w:szCs w:val="22"/>
        </w:rPr>
        <w:t>(</w:t>
      </w:r>
      <w:r w:rsidR="36737CC8" w:rsidRPr="017594A7">
        <w:rPr>
          <w:rFonts w:ascii="Merriweather" w:eastAsia="Merriweather" w:hAnsi="Merriweather" w:cs="Merriweather"/>
          <w:b w:val="0"/>
          <w:bCs w:val="0"/>
          <w:color w:val="2A2A2A"/>
          <w:sz w:val="22"/>
          <w:szCs w:val="22"/>
        </w:rPr>
        <w:t>five keywords that are NOT in the title of the manuscript</w:t>
      </w:r>
      <w:r w:rsidR="4D776505" w:rsidRPr="017594A7">
        <w:rPr>
          <w:rFonts w:ascii="Merriweather" w:eastAsia="Merriweather" w:hAnsi="Merriweather" w:cs="Merriweather"/>
          <w:b w:val="0"/>
          <w:bCs w:val="0"/>
          <w:color w:val="2A2A2A"/>
          <w:sz w:val="22"/>
          <w:szCs w:val="22"/>
        </w:rPr>
        <w:t>)</w:t>
      </w:r>
    </w:p>
    <w:p w14:paraId="28F5533A" w14:textId="22287B5E" w:rsidR="3EB51C23" w:rsidRDefault="4150685F" w:rsidP="43F69BF4">
      <w:pPr>
        <w:ind w:firstLine="0"/>
        <w:rPr>
          <w:rFonts w:ascii="Merriweather" w:eastAsia="Merriweather" w:hAnsi="Merriweather" w:cs="Merriweather"/>
          <w:color w:val="2A2A2A"/>
          <w:sz w:val="22"/>
          <w:szCs w:val="22"/>
        </w:rPr>
      </w:pPr>
      <w:r w:rsidRPr="43F69BF4">
        <w:t xml:space="preserve">1. </w:t>
      </w:r>
      <w:r w:rsidR="6CEAB9F5" w:rsidRPr="43F69BF4">
        <w:t>Decision-making</w:t>
      </w:r>
    </w:p>
    <w:p w14:paraId="5A35EC22" w14:textId="1EEC5ED7" w:rsidR="3EB51C23" w:rsidRDefault="47BA1DDE" w:rsidP="43F69BF4">
      <w:pPr>
        <w:ind w:firstLine="0"/>
      </w:pPr>
      <w:r w:rsidRPr="43F69BF4">
        <w:t xml:space="preserve">2. </w:t>
      </w:r>
      <w:r w:rsidR="6AECFE31" w:rsidRPr="43F69BF4">
        <w:t>Economic game</w:t>
      </w:r>
    </w:p>
    <w:p w14:paraId="3FD499AA" w14:textId="119E5D3E" w:rsidR="3EB51C23" w:rsidRDefault="0F96E0A8" w:rsidP="43F69BF4">
      <w:pPr>
        <w:ind w:firstLine="0"/>
        <w:rPr>
          <w:rFonts w:ascii="Merriweather" w:eastAsia="Merriweather" w:hAnsi="Merriweather" w:cs="Merriweather"/>
          <w:color w:val="2A2A2A"/>
          <w:sz w:val="22"/>
          <w:szCs w:val="22"/>
        </w:rPr>
      </w:pPr>
      <w:r w:rsidRPr="43F69BF4">
        <w:t xml:space="preserve">3. </w:t>
      </w:r>
      <w:r w:rsidR="28CB664A" w:rsidRPr="43F69BF4">
        <w:t>Social context</w:t>
      </w:r>
      <w:r w:rsidR="3EB51C23">
        <w:br/>
      </w:r>
      <w:r w:rsidR="1FFBDA68" w:rsidRPr="43F69BF4">
        <w:t xml:space="preserve">4. </w:t>
      </w:r>
      <w:r w:rsidR="28CB664A" w:rsidRPr="43F69BF4">
        <w:t>Fairness</w:t>
      </w:r>
      <w:r w:rsidR="3EB51C23">
        <w:br/>
      </w:r>
      <w:r w:rsidR="2C58A27F" w:rsidRPr="43F69BF4">
        <w:t>5. Functional</w:t>
      </w:r>
      <w:r w:rsidR="11A8D192" w:rsidRPr="43F69BF4">
        <w:t xml:space="preserve"> n</w:t>
      </w:r>
      <w:r w:rsidR="4617BD03" w:rsidRPr="43F69BF4">
        <w:t>etwork connectivity</w:t>
      </w:r>
    </w:p>
    <w:p w14:paraId="48DDBE21" w14:textId="3C1E51A2" w:rsidR="017594A7" w:rsidRDefault="017594A7" w:rsidP="017594A7">
      <w:pPr>
        <w:rPr>
          <w:rFonts w:ascii="Merriweather" w:eastAsia="Merriweather" w:hAnsi="Merriweather" w:cs="Merriweather"/>
          <w:color w:val="2A2A2A"/>
          <w:sz w:val="22"/>
          <w:szCs w:val="22"/>
        </w:rPr>
      </w:pPr>
    </w:p>
    <w:p w14:paraId="2A00A511" w14:textId="2D818FEC" w:rsidR="005C4AD6" w:rsidRPr="00B815FB" w:rsidRDefault="49C1F6A1" w:rsidP="017594A7">
      <w:pPr>
        <w:pStyle w:val="Heading1"/>
      </w:pPr>
      <w:r>
        <w:t>Introduction</w:t>
      </w:r>
      <w:ins w:id="3" w:author="Yi (Jen) Yang" w:date="2025-06-22T21:05:00Z">
        <w:r w:rsidR="35E951D4">
          <w:t xml:space="preserve"> (word count: 7</w:t>
        </w:r>
      </w:ins>
      <w:r w:rsidR="04766AB4">
        <w:t>3</w:t>
      </w:r>
      <w:r w:rsidR="1E4F98AB">
        <w:t>0-740</w:t>
      </w:r>
      <w:ins w:id="4" w:author="Yi (Jen) Yang" w:date="2025-06-22T21:05:00Z">
        <w:r w:rsidR="35E951D4">
          <w:t>)</w:t>
        </w:r>
      </w:ins>
    </w:p>
    <w:p w14:paraId="046E2001" w14:textId="7646B0E7" w:rsidR="00225DC5" w:rsidRDefault="0A2C5122" w:rsidP="017594A7">
      <w:pPr>
        <w:rPr>
          <w:rFonts w:eastAsiaTheme="minorEastAsia"/>
        </w:rPr>
      </w:pPr>
      <w:r>
        <w:t xml:space="preserve">Recent </w:t>
      </w:r>
      <w:r w:rsidR="33E308D4">
        <w:t>reports</w:t>
      </w:r>
      <w:r>
        <w:t xml:space="preserve"> show </w:t>
      </w:r>
      <w:r w:rsidR="0DFEEF5B">
        <w:t xml:space="preserve">that </w:t>
      </w:r>
      <w:r w:rsidR="2DC55F6D">
        <w:t xml:space="preserve">rates of financial insecurity and fraud are increasing among </w:t>
      </w:r>
      <w:r w:rsidR="76E13249">
        <w:t xml:space="preserve">older </w:t>
      </w:r>
      <w:r w:rsidR="2DC55F6D">
        <w:t>Americans</w:t>
      </w:r>
      <w:r w:rsidR="232FDB45">
        <w:t xml:space="preserve"> (America’s Aging Workforce: Opportunities and Challenges, 2017; Elder Fraud Report, 2021).</w:t>
      </w:r>
      <w:r w:rsidR="4E4FE038">
        <w:t xml:space="preserve"> </w:t>
      </w:r>
      <w:proofErr w:type="gramStart"/>
      <w:r w:rsidR="3EF0F198">
        <w:t>Empirically</w:t>
      </w:r>
      <w:r w:rsidR="7E68359B">
        <w:t>-</w:t>
      </w:r>
      <w:r w:rsidR="3EF0F198">
        <w:t>based</w:t>
      </w:r>
      <w:proofErr w:type="gramEnd"/>
      <w:r w:rsidR="3EF0F198">
        <w:t xml:space="preserve"> p</w:t>
      </w:r>
      <w:r w:rsidR="4E4FE038">
        <w:t xml:space="preserve">olicy solutions to address these worrying trends </w:t>
      </w:r>
      <w:r w:rsidR="2434BF51">
        <w:t xml:space="preserve">are necessary </w:t>
      </w:r>
      <w:r w:rsidR="4E4FE038">
        <w:t>especially as the proportion of Americans entering advanced age continues to grow</w:t>
      </w:r>
      <w:r w:rsidR="6EAD7C23">
        <w:t>.</w:t>
      </w:r>
      <w:r w:rsidR="76D0B998">
        <w:t xml:space="preserve"> Insights from neuroscientific research of aging</w:t>
      </w:r>
      <w:r w:rsidR="27AE5E84">
        <w:t xml:space="preserve">-related brain changes </w:t>
      </w:r>
      <w:r w:rsidR="42816F0B">
        <w:t>during information</w:t>
      </w:r>
      <w:r w:rsidR="7093F436">
        <w:t xml:space="preserve"> processing, learning, and decision</w:t>
      </w:r>
      <w:r w:rsidR="15F46022">
        <w:t>-</w:t>
      </w:r>
      <w:r w:rsidR="7093F436">
        <w:t>making</w:t>
      </w:r>
      <w:ins w:id="5" w:author="Yi (Jen) Yang" w:date="2025-06-23T19:31:00Z">
        <w:r w:rsidR="758AB279">
          <w:t xml:space="preserve"> </w:t>
        </w:r>
      </w:ins>
      <w:r w:rsidR="60E85965">
        <w:t>may</w:t>
      </w:r>
      <w:r w:rsidR="52C4EC6B">
        <w:t xml:space="preserve"> </w:t>
      </w:r>
      <w:r w:rsidR="235B3B9A">
        <w:t xml:space="preserve">help </w:t>
      </w:r>
      <w:r w:rsidR="346B6A3D">
        <w:t xml:space="preserve">develop better protections </w:t>
      </w:r>
      <w:r w:rsidR="42F420E8">
        <w:t xml:space="preserve">for </w:t>
      </w:r>
      <w:r w:rsidR="0162EC4E">
        <w:t xml:space="preserve">older people </w:t>
      </w:r>
      <w:r w:rsidR="1B6B0414">
        <w:t xml:space="preserve">against </w:t>
      </w:r>
      <w:r w:rsidR="7E68359B">
        <w:t>scams and fraud.</w:t>
      </w:r>
      <w:r w:rsidR="6BDEC833">
        <w:t xml:space="preserve"> The present </w:t>
      </w:r>
      <w:r w:rsidR="298E74F5">
        <w:t>research</w:t>
      </w:r>
      <w:r w:rsidR="6BDEC833">
        <w:t xml:space="preserve"> adds to a growing body of </w:t>
      </w:r>
      <w:r w:rsidR="298E74F5">
        <w:t>literature</w:t>
      </w:r>
      <w:r w:rsidR="6BDEC833">
        <w:t xml:space="preserve"> </w:t>
      </w:r>
      <w:r w:rsidR="4D9915D6">
        <w:t>specifically focus</w:t>
      </w:r>
      <w:r w:rsidR="34CC1BBD">
        <w:t>ed</w:t>
      </w:r>
      <w:r w:rsidR="4D9915D6">
        <w:t xml:space="preserve"> on </w:t>
      </w:r>
      <w:r w:rsidR="25DBEA21">
        <w:t xml:space="preserve">financial </w:t>
      </w:r>
      <w:r w:rsidR="4D9915D6">
        <w:t>decision</w:t>
      </w:r>
      <w:r w:rsidR="12C4FF73">
        <w:t>-</w:t>
      </w:r>
      <w:r w:rsidR="4D9915D6">
        <w:t xml:space="preserve">making in </w:t>
      </w:r>
      <w:r w:rsidR="7584279D">
        <w:t xml:space="preserve">older </w:t>
      </w:r>
      <w:r w:rsidR="34CC1BBD">
        <w:t>adults</w:t>
      </w:r>
      <w:r w:rsidR="098701AA">
        <w:t xml:space="preserve"> by using a</w:t>
      </w:r>
      <w:r w:rsidR="13294F70">
        <w:t xml:space="preserve"> multi-trial</w:t>
      </w:r>
      <w:r w:rsidR="098701AA">
        <w:t xml:space="preserve"> ultimatum game </w:t>
      </w:r>
      <w:r w:rsidR="207554C6">
        <w:t xml:space="preserve">with </w:t>
      </w:r>
      <w:commentRangeStart w:id="6"/>
      <w:r w:rsidR="207554C6">
        <w:t>varying context conditions</w:t>
      </w:r>
      <w:ins w:id="7" w:author="Yi (Jen) Yang" w:date="2025-06-22T20:04:00Z">
        <w:r w:rsidR="03B67B5E">
          <w:t xml:space="preserve"> related to </w:t>
        </w:r>
      </w:ins>
      <w:ins w:id="8" w:author="Yi (Jen) Yang" w:date="2025-06-22T20:05:00Z">
        <w:r w:rsidR="3805DE0A">
          <w:t xml:space="preserve">age-group </w:t>
        </w:r>
      </w:ins>
      <w:ins w:id="9" w:author="Yi (Jen) Yang" w:date="2025-06-22T20:04:00Z">
        <w:r w:rsidR="03B67B5E">
          <w:t xml:space="preserve">similarity between participants and their </w:t>
        </w:r>
      </w:ins>
      <w:ins w:id="10" w:author="Yi (Jen) Yang" w:date="2025-06-22T20:05:00Z">
        <w:r w:rsidR="03B67B5E">
          <w:t>game partn</w:t>
        </w:r>
        <w:r w:rsidR="4F2B05C1">
          <w:t>ers</w:t>
        </w:r>
      </w:ins>
      <w:commentRangeEnd w:id="6"/>
      <w:r w:rsidR="008116D4">
        <w:rPr>
          <w:rStyle w:val="CommentReference"/>
          <w:sz w:val="24"/>
          <w:szCs w:val="24"/>
        </w:rPr>
        <w:commentReference w:id="6"/>
      </w:r>
      <w:r w:rsidR="5CA01C76">
        <w:t xml:space="preserve">. </w:t>
      </w:r>
      <w:bookmarkStart w:id="11" w:name="_Int_DAhFv2r9"/>
      <w:r w:rsidR="5CA01C76">
        <w:t xml:space="preserve">The goal of this work </w:t>
      </w:r>
      <w:r w:rsidR="62531C46">
        <w:t xml:space="preserve">is to illuminate </w:t>
      </w:r>
      <w:r w:rsidR="4099E802">
        <w:t xml:space="preserve">associated </w:t>
      </w:r>
      <w:r w:rsidR="4A7160B3">
        <w:t>neural structures and networks</w:t>
      </w:r>
      <w:r w:rsidR="4099E802">
        <w:t xml:space="preserve"> </w:t>
      </w:r>
      <w:r w:rsidR="7398162F">
        <w:t xml:space="preserve">as well as </w:t>
      </w:r>
      <w:r w:rsidR="3D19312C">
        <w:t>any</w:t>
      </w:r>
      <w:r w:rsidR="7398162F">
        <w:t xml:space="preserve"> distinctions across </w:t>
      </w:r>
      <w:r w:rsidR="25DBEA21">
        <w:t xml:space="preserve">adult age </w:t>
      </w:r>
      <w:commentRangeStart w:id="12"/>
      <w:commentRangeStart w:id="13"/>
      <w:r w:rsidR="25DBEA21">
        <w:t>groups</w:t>
      </w:r>
      <w:commentRangeEnd w:id="12"/>
      <w:r w:rsidR="008116D4">
        <w:rPr>
          <w:rStyle w:val="CommentReference"/>
          <w:sz w:val="24"/>
          <w:szCs w:val="24"/>
        </w:rPr>
        <w:commentReference w:id="12"/>
      </w:r>
      <w:commentRangeEnd w:id="13"/>
      <w:r w:rsidR="008116D4">
        <w:rPr>
          <w:rStyle w:val="CommentReference"/>
          <w:sz w:val="24"/>
          <w:szCs w:val="24"/>
        </w:rPr>
        <w:commentReference w:id="13"/>
      </w:r>
      <w:r w:rsidR="25DBEA21">
        <w:t>.</w:t>
      </w:r>
      <w:bookmarkEnd w:id="11"/>
    </w:p>
    <w:p w14:paraId="66D0F95E" w14:textId="15617242" w:rsidR="00792BAF" w:rsidRDefault="4D8AC139" w:rsidP="017594A7">
      <w:pPr>
        <w:rPr>
          <w:rFonts w:eastAsiaTheme="minorEastAsia"/>
        </w:rPr>
      </w:pPr>
      <w:r>
        <w:t>Among the most common types of scams targeted at seniors are those that attempt to exploit</w:t>
      </w:r>
      <w:r w:rsidR="5654E621">
        <w:t xml:space="preserve"> </w:t>
      </w:r>
      <w:r>
        <w:t xml:space="preserve">social </w:t>
      </w:r>
      <w:r w:rsidR="3F66A37E">
        <w:t xml:space="preserve">identity and </w:t>
      </w:r>
      <w:r>
        <w:t>relationships</w:t>
      </w:r>
      <w:r w:rsidR="72B2964C">
        <w:t xml:space="preserve"> –</w:t>
      </w:r>
      <w:r w:rsidR="6534040F">
        <w:t xml:space="preserve"> </w:t>
      </w:r>
      <w:r w:rsidR="2B8E87B1">
        <w:t xml:space="preserve">a scammer may pretend to be </w:t>
      </w:r>
      <w:r w:rsidR="5A588CB5">
        <w:t xml:space="preserve">a romantic interest, or </w:t>
      </w:r>
      <w:r w:rsidR="13468CFD">
        <w:t xml:space="preserve">to be </w:t>
      </w:r>
      <w:r w:rsidR="5A588CB5">
        <w:t>calling on behalf of a relative in distress (</w:t>
      </w:r>
      <w:r w:rsidR="0EBD105B">
        <w:t>Federal Trade Commission</w:t>
      </w:r>
      <w:r w:rsidR="37503872">
        <w:t>, 2023</w:t>
      </w:r>
      <w:r w:rsidR="27E9E39E">
        <w:t>).</w:t>
      </w:r>
      <w:r w:rsidR="2458316E">
        <w:t xml:space="preserve"> </w:t>
      </w:r>
      <w:r w:rsidR="7D10C402">
        <w:t xml:space="preserve">Given the </w:t>
      </w:r>
      <w:r w:rsidR="31438A01">
        <w:t xml:space="preserve">apparent </w:t>
      </w:r>
      <w:r w:rsidR="7D10C402">
        <w:t xml:space="preserve">real-world </w:t>
      </w:r>
      <w:r w:rsidR="0DB48BFA">
        <w:t xml:space="preserve">influence of social context </w:t>
      </w:r>
      <w:r w:rsidR="05BFBE72">
        <w:t xml:space="preserve">on financial decisions in older adults, we </w:t>
      </w:r>
      <w:r w:rsidR="1B5F5C63">
        <w:t xml:space="preserve">chose an ultimatum game </w:t>
      </w:r>
      <w:r w:rsidR="4B5BAEBD">
        <w:t>with multiple social conditions</w:t>
      </w:r>
      <w:ins w:id="14" w:author="Yi (Jen) Yang" w:date="2025-06-22T20:08:00Z">
        <w:r w:rsidR="1E35A6AF">
          <w:t xml:space="preserve"> </w:t>
        </w:r>
      </w:ins>
      <w:ins w:id="15" w:author="Yi (Jen) Yang" w:date="2025-06-24T12:36:00Z">
        <w:r w:rsidR="33D735D9">
          <w:t xml:space="preserve">(e.g., </w:t>
        </w:r>
      </w:ins>
      <w:ins w:id="16" w:author="Yi (Jen) Yang" w:date="2025-06-22T20:09:00Z">
        <w:r w:rsidR="6C5A580A">
          <w:t xml:space="preserve">game </w:t>
        </w:r>
      </w:ins>
      <w:ins w:id="17" w:author="Yi (Jen) Yang" w:date="2025-06-22T20:08:00Z">
        <w:r w:rsidR="1E35A6AF">
          <w:t xml:space="preserve">partner </w:t>
        </w:r>
      </w:ins>
      <w:ins w:id="18" w:author="Yi (Jen) Yang" w:date="2025-06-23T19:53:00Z">
        <w:r w:rsidR="78F6B89A">
          <w:t>identity</w:t>
        </w:r>
      </w:ins>
      <w:ins w:id="19" w:author="Yi (Jen) Yang" w:date="2025-06-24T12:37:00Z">
        <w:r w:rsidR="71168B57">
          <w:t>)</w:t>
        </w:r>
      </w:ins>
      <w:r w:rsidR="62786C61">
        <w:t xml:space="preserve"> to study such </w:t>
      </w:r>
      <w:r w:rsidR="62786C61">
        <w:lastRenderedPageBreak/>
        <w:t>decision</w:t>
      </w:r>
      <w:r w:rsidR="62B1A330">
        <w:t>-</w:t>
      </w:r>
      <w:r w:rsidR="62786C61">
        <w:t xml:space="preserve">making in the lab. </w:t>
      </w:r>
      <w:r w:rsidR="784A66D0">
        <w:t>Ultimatum games are a take-it-or-leave-it class of economic games wherein a proposer divides an endowment with a responder, who then either chooses to accept or reject the offered split; if the responder rejects the offer, both parties walk away with nothing</w:t>
      </w:r>
      <w:r w:rsidR="44E2EEAD">
        <w:t xml:space="preserve"> (</w:t>
      </w:r>
      <w:proofErr w:type="spellStart"/>
      <w:r w:rsidR="44E2EEAD">
        <w:t>Güth</w:t>
      </w:r>
      <w:proofErr w:type="spellEnd"/>
      <w:r w:rsidR="44E2EEAD">
        <w:t xml:space="preserve">, </w:t>
      </w:r>
      <w:proofErr w:type="spellStart"/>
      <w:r w:rsidR="44E2EEAD">
        <w:t>Schmittberger</w:t>
      </w:r>
      <w:proofErr w:type="spellEnd"/>
      <w:r w:rsidR="44E2EEAD">
        <w:t>, &amp; Schwarze, 1982)</w:t>
      </w:r>
      <w:commentRangeStart w:id="20"/>
      <w:r w:rsidR="784A66D0">
        <w:t>.</w:t>
      </w:r>
      <w:commentRangeEnd w:id="20"/>
      <w:r w:rsidR="00276139">
        <w:rPr>
          <w:rStyle w:val="CommentReference"/>
          <w:sz w:val="24"/>
          <w:szCs w:val="24"/>
        </w:rPr>
        <w:commentReference w:id="20"/>
      </w:r>
      <w:r w:rsidR="784A66D0">
        <w:t xml:space="preserve"> </w:t>
      </w:r>
      <w:r w:rsidR="183F60C9">
        <w:t>T</w:t>
      </w:r>
      <w:r w:rsidR="784A66D0">
        <w:t>hese games</w:t>
      </w:r>
      <w:r w:rsidR="183F60C9">
        <w:t xml:space="preserve"> are thought to</w:t>
      </w:r>
      <w:r w:rsidR="784A66D0">
        <w:t xml:space="preserve"> </w:t>
      </w:r>
      <w:r w:rsidR="1ABECD79">
        <w:t>elicit</w:t>
      </w:r>
      <w:r w:rsidR="784A66D0">
        <w:t xml:space="preserve"> </w:t>
      </w:r>
      <w:r w:rsidR="260B44E1">
        <w:t>processes of</w:t>
      </w:r>
      <w:r w:rsidR="784A66D0">
        <w:t xml:space="preserve"> social cognition</w:t>
      </w:r>
      <w:r w:rsidR="260B44E1">
        <w:t>,</w:t>
      </w:r>
      <w:r w:rsidR="784A66D0">
        <w:t xml:space="preserve"> reward valuation</w:t>
      </w:r>
      <w:r w:rsidR="260B44E1">
        <w:t>,</w:t>
      </w:r>
      <w:r w:rsidR="784A66D0">
        <w:t xml:space="preserve"> and learning </w:t>
      </w:r>
      <w:r w:rsidR="1ABECD79">
        <w:t xml:space="preserve">by </w:t>
      </w:r>
      <w:r w:rsidR="260B44E1">
        <w:t xml:space="preserve">provoking </w:t>
      </w:r>
      <w:r w:rsidR="1ABECD79">
        <w:t xml:space="preserve">a motivational conflict between economic self-interest and higher-order social goals of maintaining norms of </w:t>
      </w:r>
      <w:r w:rsidR="59F085D3">
        <w:t>fairness</w:t>
      </w:r>
      <w:r w:rsidR="1ABECD79">
        <w:t xml:space="preserve"> and reciprocity</w:t>
      </w:r>
      <w:r w:rsidR="260B44E1">
        <w:t xml:space="preserve"> </w:t>
      </w:r>
      <w:r w:rsidR="784A66D0">
        <w:t>(Anderoni &amp; Blanchard, 2006; Rabin, 1993)</w:t>
      </w:r>
      <w:r w:rsidR="260B44E1">
        <w:t>.</w:t>
      </w:r>
      <w:r w:rsidR="42487829">
        <w:t xml:space="preserve"> </w:t>
      </w:r>
      <w:r w:rsidR="184057A8">
        <w:t>Indeed, d</w:t>
      </w:r>
      <w:r w:rsidR="34F61D22">
        <w:t xml:space="preserve">espite the economically rational choice being to always accept non-zero offers to increase personal net gain, responders frequently </w:t>
      </w:r>
      <w:r w:rsidR="6CE0C6D5">
        <w:t xml:space="preserve">make the pyrrhic </w:t>
      </w:r>
      <w:r w:rsidR="34F61D22">
        <w:t>cho</w:t>
      </w:r>
      <w:r w:rsidR="6CE0C6D5">
        <w:t>ic</w:t>
      </w:r>
      <w:r w:rsidR="34F61D22">
        <w:t xml:space="preserve">e to reject </w:t>
      </w:r>
      <w:r w:rsidR="6CE0C6D5">
        <w:t>unfair offers</w:t>
      </w:r>
      <w:r w:rsidR="34F61D22">
        <w:t xml:space="preserve"> (</w:t>
      </w:r>
      <w:proofErr w:type="spellStart"/>
      <w:r w:rsidR="34F61D22">
        <w:t>Güth</w:t>
      </w:r>
      <w:proofErr w:type="spellEnd"/>
      <w:r w:rsidR="34F61D22">
        <w:t xml:space="preserve"> &amp; Kocher, 2014</w:t>
      </w:r>
      <w:commentRangeStart w:id="21"/>
      <w:r w:rsidR="34F61D22">
        <w:t>).</w:t>
      </w:r>
      <w:commentRangeEnd w:id="21"/>
      <w:r w:rsidR="00276139">
        <w:rPr>
          <w:rStyle w:val="CommentReference"/>
          <w:sz w:val="24"/>
          <w:szCs w:val="24"/>
        </w:rPr>
        <w:commentReference w:id="21"/>
      </w:r>
      <w:r w:rsidR="50D0DD0B">
        <w:t xml:space="preserve"> </w:t>
      </w:r>
    </w:p>
    <w:p w14:paraId="55685BE4" w14:textId="0C57C9C6" w:rsidR="00B815FB" w:rsidRDefault="45D653B0" w:rsidP="017594A7">
      <w:pPr>
        <w:rPr>
          <w:rFonts w:eastAsiaTheme="minorEastAsia"/>
        </w:rPr>
      </w:pPr>
      <w:commentRangeStart w:id="22"/>
      <w:r>
        <w:t xml:space="preserve">An ultimatum game allows us to study if manipulating </w:t>
      </w:r>
      <w:ins w:id="23" w:author="Yi (Jen) Yang" w:date="2025-06-22T20:11:00Z">
        <w:r w:rsidR="27DA7A71">
          <w:t xml:space="preserve">the social </w:t>
        </w:r>
      </w:ins>
      <w:r>
        <w:t xml:space="preserve">context </w:t>
      </w:r>
      <w:ins w:id="24" w:author="Yi (Jen) Yang" w:date="2025-06-22T20:11:00Z">
        <w:r w:rsidR="3B72DE00">
          <w:t xml:space="preserve">of game partner similarity </w:t>
        </w:r>
      </w:ins>
      <w:r>
        <w:t xml:space="preserve">produces </w:t>
      </w:r>
      <w:r w:rsidR="76D56643">
        <w:t>a difference in</w:t>
      </w:r>
      <w:r w:rsidR="54C4DF05">
        <w:t xml:space="preserve"> decision</w:t>
      </w:r>
      <w:r w:rsidR="59157ABF">
        <w:t>-</w:t>
      </w:r>
      <w:r w:rsidR="54C4DF05">
        <w:t>making processes as indexed by</w:t>
      </w:r>
      <w:r w:rsidR="76D56643">
        <w:t xml:space="preserve"> the </w:t>
      </w:r>
      <w:del w:id="25" w:author="Yi (Jen) Yang" w:date="2025-06-22T20:12:00Z">
        <w:r w:rsidR="00D6133E" w:rsidDel="00D6133E">
          <w:delText xml:space="preserve">rate </w:delText>
        </w:r>
      </w:del>
      <w:proofErr w:type="spellStart"/>
      <w:ins w:id="26" w:author="Yi (Jen) Yang" w:date="2025-06-22T20:12:00Z">
        <w:r w:rsidR="52DDD02E">
          <w:t>chocie</w:t>
        </w:r>
        <w:proofErr w:type="spellEnd"/>
        <w:r w:rsidR="52DDD02E">
          <w:t xml:space="preserve"> p</w:t>
        </w:r>
      </w:ins>
      <w:ins w:id="27" w:author="Yi (Jen) Yang" w:date="2025-06-22T20:13:00Z">
        <w:r w:rsidR="52DDD02E">
          <w:t xml:space="preserve">attern </w:t>
        </w:r>
      </w:ins>
      <w:r w:rsidR="76D56643">
        <w:t>of accepting unfair outcomes</w:t>
      </w:r>
      <w:r w:rsidR="5E3E6025">
        <w:t xml:space="preserve">, and if this difference is also related to age. </w:t>
      </w:r>
      <w:r w:rsidR="27E9390B">
        <w:t>To-date, behavioral research o</w:t>
      </w:r>
      <w:r w:rsidR="2B75D272">
        <w:t>n</w:t>
      </w:r>
      <w:r w:rsidR="27E9390B">
        <w:t xml:space="preserve"> age differences in ultimat</w:t>
      </w:r>
      <w:r w:rsidR="09CEA2EE">
        <w:t>um</w:t>
      </w:r>
      <w:r w:rsidR="27E9390B">
        <w:t xml:space="preserve"> games has</w:t>
      </w:r>
      <w:r w:rsidR="42487829">
        <w:t xml:space="preserve"> provided</w:t>
      </w:r>
      <w:r w:rsidR="27E9390B">
        <w:t xml:space="preserve"> conflicting results; players aged 60 years and older have been reported both</w:t>
      </w:r>
      <w:r w:rsidR="790C1320">
        <w:t xml:space="preserve"> to choose</w:t>
      </w:r>
      <w:r w:rsidR="27E9390B">
        <w:t xml:space="preserve"> to accept (</w:t>
      </w:r>
      <w:commentRangeStart w:id="28"/>
      <w:r w:rsidR="27E9390B">
        <w:t>Fernandes et al. 2019</w:t>
      </w:r>
      <w:commentRangeEnd w:id="28"/>
      <w:r w:rsidR="00D6133E">
        <w:rPr>
          <w:rStyle w:val="CommentReference"/>
          <w:sz w:val="24"/>
          <w:szCs w:val="24"/>
        </w:rPr>
        <w:commentReference w:id="28"/>
      </w:r>
      <w:r w:rsidR="27E9390B">
        <w:t xml:space="preserve">; </w:t>
      </w:r>
      <w:commentRangeStart w:id="29"/>
      <w:r w:rsidR="27E9390B">
        <w:t>Girardi, Sala, &amp; MacPherson, 2018</w:t>
      </w:r>
      <w:commentRangeEnd w:id="29"/>
      <w:r w:rsidR="00D6133E">
        <w:rPr>
          <w:rStyle w:val="CommentReference"/>
          <w:sz w:val="24"/>
          <w:szCs w:val="24"/>
        </w:rPr>
        <w:commentReference w:id="29"/>
      </w:r>
      <w:r w:rsidR="27E9390B">
        <w:t>) and reject (</w:t>
      </w:r>
      <w:proofErr w:type="spellStart"/>
      <w:r w:rsidR="27E9390B">
        <w:t>Harlé</w:t>
      </w:r>
      <w:proofErr w:type="spellEnd"/>
      <w:r w:rsidR="27E9390B">
        <w:t xml:space="preserve"> &amp; </w:t>
      </w:r>
      <w:proofErr w:type="spellStart"/>
      <w:r w:rsidR="27E9390B">
        <w:t>Sanfey</w:t>
      </w:r>
      <w:proofErr w:type="spellEnd"/>
      <w:r w:rsidR="27E9390B">
        <w:t>, 2012) more unfair offers than younger adults</w:t>
      </w:r>
      <w:r w:rsidR="7EBEEDB5">
        <w:t>.</w:t>
      </w:r>
      <w:r w:rsidR="678DB42C">
        <w:t xml:space="preserve"> </w:t>
      </w:r>
      <w:r w:rsidR="0E18AA01">
        <w:t>At the brain level, n</w:t>
      </w:r>
      <w:r w:rsidR="0A6E91CD">
        <w:t xml:space="preserve">euroscientific </w:t>
      </w:r>
      <w:r w:rsidR="1970AEE9">
        <w:t xml:space="preserve">research </w:t>
      </w:r>
      <w:r w:rsidR="69616795">
        <w:t xml:space="preserve">using the ultimatum games </w:t>
      </w:r>
      <w:r w:rsidR="1970AEE9">
        <w:t xml:space="preserve">also focused </w:t>
      </w:r>
      <w:r w:rsidR="205D7139">
        <w:t xml:space="preserve">primarily </w:t>
      </w:r>
      <w:r w:rsidR="1970AEE9">
        <w:t xml:space="preserve">on distinctive </w:t>
      </w:r>
      <w:r w:rsidR="7CFDE186">
        <w:t xml:space="preserve">regional </w:t>
      </w:r>
      <w:r w:rsidR="00F2FA37">
        <w:t xml:space="preserve">brain activations (e.g., </w:t>
      </w:r>
      <w:proofErr w:type="spellStart"/>
      <w:r w:rsidR="00F2FA37">
        <w:t>Harlé</w:t>
      </w:r>
      <w:proofErr w:type="spellEnd"/>
      <w:r w:rsidR="00F2FA37">
        <w:t xml:space="preserve"> &amp; </w:t>
      </w:r>
      <w:proofErr w:type="spellStart"/>
      <w:r w:rsidR="00F2FA37">
        <w:t>Sanfey</w:t>
      </w:r>
      <w:proofErr w:type="spellEnd"/>
      <w:r w:rsidR="00F2FA37">
        <w:t>, 2012)</w:t>
      </w:r>
      <w:r w:rsidR="1970AEE9">
        <w:t xml:space="preserve"> </w:t>
      </w:r>
      <w:r w:rsidR="059F2CDC">
        <w:t xml:space="preserve">or connectivity between regions (e.g., </w:t>
      </w:r>
      <w:commentRangeStart w:id="30"/>
      <w:r w:rsidR="7013C134">
        <w:t>Gao et al., 2018</w:t>
      </w:r>
      <w:commentRangeEnd w:id="30"/>
      <w:r w:rsidR="00D6133E">
        <w:rPr>
          <w:rStyle w:val="CommentReference"/>
          <w:sz w:val="24"/>
          <w:szCs w:val="24"/>
        </w:rPr>
        <w:commentReference w:id="30"/>
      </w:r>
      <w:r w:rsidR="059F2CDC">
        <w:t xml:space="preserve">). </w:t>
      </w:r>
      <w:r w:rsidR="39216DA6">
        <w:t>Aging neural circuitry has been shown to be associated with variability in both task-based (</w:t>
      </w:r>
      <w:commentRangeStart w:id="31"/>
      <w:r w:rsidR="39216DA6">
        <w:t>Schlesinger et al., 2017)</w:t>
      </w:r>
      <w:commentRangeEnd w:id="31"/>
      <w:r w:rsidR="00D6133E">
        <w:rPr>
          <w:rStyle w:val="CommentReference"/>
          <w:sz w:val="24"/>
          <w:szCs w:val="24"/>
        </w:rPr>
        <w:commentReference w:id="31"/>
      </w:r>
      <w:r w:rsidR="39216DA6">
        <w:t xml:space="preserve"> and resting state (</w:t>
      </w:r>
      <w:commentRangeStart w:id="32"/>
      <w:r w:rsidR="39216DA6">
        <w:t>Nomi et al., 2017</w:t>
      </w:r>
      <w:commentRangeEnd w:id="32"/>
      <w:r w:rsidR="00D6133E">
        <w:rPr>
          <w:rStyle w:val="CommentReference"/>
          <w:sz w:val="24"/>
          <w:szCs w:val="24"/>
        </w:rPr>
        <w:commentReference w:id="32"/>
      </w:r>
      <w:r w:rsidR="39216DA6">
        <w:t xml:space="preserve">) BOLD signal. Results from studies utilizing other economic games </w:t>
      </w:r>
      <w:r w:rsidR="3D6B9E92">
        <w:t xml:space="preserve">also </w:t>
      </w:r>
      <w:r w:rsidR="39216DA6">
        <w:t xml:space="preserve">illuminate differences in the affective and motivation systems underlying decision-making in younger versus older adults (Fareri et al., 2022; </w:t>
      </w:r>
      <w:commentRangeStart w:id="33"/>
      <w:proofErr w:type="spellStart"/>
      <w:r w:rsidR="39216DA6">
        <w:t>Samanez</w:t>
      </w:r>
      <w:proofErr w:type="spellEnd"/>
      <w:r w:rsidR="39216DA6">
        <w:t>-Larkin &amp; Knutson, 2015</w:t>
      </w:r>
      <w:commentRangeEnd w:id="33"/>
      <w:r w:rsidR="00D6133E">
        <w:rPr>
          <w:rStyle w:val="CommentReference"/>
          <w:sz w:val="24"/>
          <w:szCs w:val="24"/>
        </w:rPr>
        <w:commentReference w:id="33"/>
      </w:r>
      <w:r w:rsidR="39216DA6">
        <w:t>).</w:t>
      </w:r>
      <w:r w:rsidR="6073108E">
        <w:t xml:space="preserve"> However, l</w:t>
      </w:r>
      <w:r w:rsidR="2ED2EE94">
        <w:t>ittle is known</w:t>
      </w:r>
      <w:commentRangeEnd w:id="22"/>
      <w:r w:rsidR="00D6133E">
        <w:rPr>
          <w:rStyle w:val="CommentReference"/>
          <w:sz w:val="24"/>
          <w:szCs w:val="24"/>
        </w:rPr>
        <w:commentReference w:id="22"/>
      </w:r>
      <w:r w:rsidR="2ED2EE94">
        <w:t xml:space="preserve"> about </w:t>
      </w:r>
      <w:r w:rsidR="21BF6691">
        <w:t xml:space="preserve">how </w:t>
      </w:r>
      <w:r w:rsidR="036FDA3E">
        <w:t xml:space="preserve">social context may moderate </w:t>
      </w:r>
      <w:r w:rsidR="2ED2EE94">
        <w:t>age</w:t>
      </w:r>
      <w:r w:rsidR="7116AE31">
        <w:t>-</w:t>
      </w:r>
      <w:r w:rsidR="2ED2EE94">
        <w:t xml:space="preserve">related differences in brain network </w:t>
      </w:r>
      <w:r w:rsidR="481C0667">
        <w:t>connectivity</w:t>
      </w:r>
      <w:r w:rsidR="51740203">
        <w:t>,</w:t>
      </w:r>
      <w:r w:rsidR="2EA50679">
        <w:t xml:space="preserve"> </w:t>
      </w:r>
      <w:r w:rsidR="472C8235">
        <w:t xml:space="preserve">and </w:t>
      </w:r>
      <w:r w:rsidR="4A13B574">
        <w:t xml:space="preserve">how age and social context-related activities may be </w:t>
      </w:r>
      <w:r w:rsidR="472C8235">
        <w:t xml:space="preserve">associated with overt behavior </w:t>
      </w:r>
      <w:r w:rsidR="5DDFD028">
        <w:t xml:space="preserve">above and beyond offer fairness </w:t>
      </w:r>
      <w:r w:rsidR="472C8235">
        <w:t>in the ultimatum games.</w:t>
      </w:r>
    </w:p>
    <w:p w14:paraId="55809ACD" w14:textId="24CA40ED" w:rsidR="00B815FB" w:rsidRDefault="2B99365D" w:rsidP="017594A7">
      <w:pPr>
        <w:rPr>
          <w:ins w:id="34" w:author="Yi (Jen) Yang" w:date="2025-06-23T21:48:00Z" w16du:dateUtc="2025-06-23T21:48:12Z"/>
          <w:rFonts w:eastAsiaTheme="minorEastAsia"/>
        </w:rPr>
      </w:pPr>
      <w:r>
        <w:t>In the present research, w</w:t>
      </w:r>
      <w:r w:rsidR="678DB42C">
        <w:t xml:space="preserve">e attempt to clarify </w:t>
      </w:r>
      <w:ins w:id="35" w:author="Yi (Jen) Yang" w:date="2025-06-23T20:15:00Z">
        <w:r w:rsidR="1E9CCB53">
          <w:t>and exten</w:t>
        </w:r>
      </w:ins>
      <w:ins w:id="36" w:author="Yi (Jen) Yang" w:date="2025-06-23T20:16:00Z">
        <w:r w:rsidR="1E9CCB53">
          <w:t xml:space="preserve">d </w:t>
        </w:r>
      </w:ins>
      <w:r w:rsidR="33B02AAE">
        <w:t xml:space="preserve">previous </w:t>
      </w:r>
      <w:r w:rsidR="678DB42C">
        <w:t xml:space="preserve">mixed </w:t>
      </w:r>
      <w:r w:rsidR="3D3DE7AA">
        <w:t xml:space="preserve">behavioral </w:t>
      </w:r>
      <w:r w:rsidR="678DB42C">
        <w:t xml:space="preserve">results </w:t>
      </w:r>
      <w:r w:rsidR="5D76D279">
        <w:t xml:space="preserve">and </w:t>
      </w:r>
      <w:r w:rsidR="0141508B">
        <w:t>contribute</w:t>
      </w:r>
      <w:r w:rsidR="5D76D279">
        <w:t xml:space="preserve"> to the literature of age</w:t>
      </w:r>
      <w:r w:rsidR="18606455">
        <w:t xml:space="preserve"> and social context</w:t>
      </w:r>
      <w:r w:rsidR="5D76D279">
        <w:t>-related differences in brain activation and network connectivity during ultimatum games</w:t>
      </w:r>
      <w:r w:rsidR="628BD654">
        <w:t xml:space="preserve">. </w:t>
      </w:r>
      <w:commentRangeStart w:id="37"/>
      <w:commentRangeStart w:id="38"/>
      <w:commentRangeStart w:id="39"/>
      <w:r w:rsidR="628BD654">
        <w:t xml:space="preserve">First, our social context conditions go beyond </w:t>
      </w:r>
      <w:r w:rsidR="22EADA68">
        <w:t>a</w:t>
      </w:r>
      <w:r w:rsidR="628BD654">
        <w:t xml:space="preserve"> human versus computer partner paradigm</w:t>
      </w:r>
      <w:r w:rsidR="2257CA34">
        <w:t xml:space="preserve"> </w:t>
      </w:r>
      <w:r w:rsidR="61686758">
        <w:t>(</w:t>
      </w:r>
      <w:r w:rsidR="2B629464">
        <w:t xml:space="preserve">Harle &amp; </w:t>
      </w:r>
      <w:proofErr w:type="spellStart"/>
      <w:r w:rsidR="2B629464">
        <w:t>Sanfey</w:t>
      </w:r>
      <w:proofErr w:type="spellEnd"/>
      <w:r w:rsidR="2B629464">
        <w:t xml:space="preserve">, 2012; </w:t>
      </w:r>
      <w:commentRangeStart w:id="40"/>
      <w:r w:rsidR="2B629464">
        <w:lastRenderedPageBreak/>
        <w:t>Batten et al., 2023</w:t>
      </w:r>
      <w:commentRangeEnd w:id="40"/>
      <w:r w:rsidR="00D6133E">
        <w:rPr>
          <w:rStyle w:val="CommentReference"/>
          <w:sz w:val="24"/>
          <w:szCs w:val="24"/>
        </w:rPr>
        <w:commentReference w:id="40"/>
      </w:r>
      <w:r w:rsidR="61686758">
        <w:t xml:space="preserve">) </w:t>
      </w:r>
      <w:r w:rsidR="2257CA34">
        <w:t>by including two human partner conditions</w:t>
      </w:r>
      <w:r w:rsidR="6BBAC950">
        <w:t xml:space="preserve"> to manipulate</w:t>
      </w:r>
      <w:r w:rsidR="328113F2">
        <w:t xml:space="preserve"> </w:t>
      </w:r>
      <w:ins w:id="41" w:author="Yi (Jen) Yang" w:date="2025-06-23T22:27:00Z">
        <w:r w:rsidR="1BAEC6E4">
          <w:t xml:space="preserve">partner identity, </w:t>
        </w:r>
      </w:ins>
      <w:commentRangeStart w:id="42"/>
      <w:del w:id="43" w:author="Yi (Jen) Yang" w:date="2025-06-23T22:27:00Z">
        <w:r w:rsidR="00D6133E" w:rsidDel="00D6133E">
          <w:delText>familiarity</w:delText>
        </w:r>
      </w:del>
      <w:commentRangeEnd w:id="42"/>
      <w:r w:rsidR="00D6133E">
        <w:rPr>
          <w:rStyle w:val="CommentReference"/>
          <w:sz w:val="24"/>
          <w:szCs w:val="24"/>
        </w:rPr>
        <w:commentReference w:id="42"/>
      </w:r>
      <w:del w:id="44" w:author="Yi (Jen) Yang" w:date="2025-06-23T22:27:00Z">
        <w:r w:rsidR="00D6133E" w:rsidDel="00D6133E">
          <w:delText>,</w:delText>
        </w:r>
      </w:del>
      <w:r w:rsidR="328113F2">
        <w:t xml:space="preserve"> which has been shown to relate to </w:t>
      </w:r>
      <w:r w:rsidR="6DC550E3">
        <w:t xml:space="preserve">judgments of </w:t>
      </w:r>
      <w:r w:rsidR="0D14DB39">
        <w:t>interpersonal trust</w:t>
      </w:r>
      <w:r w:rsidR="46CCAAED">
        <w:t xml:space="preserve"> and to offer rejection rates</w:t>
      </w:r>
      <w:r w:rsidR="0D14DB39">
        <w:t xml:space="preserve"> (</w:t>
      </w:r>
      <w:r w:rsidR="68B92C4D">
        <w:t>Alarcon, Lyons, &amp; Christensen, 2016</w:t>
      </w:r>
      <w:r w:rsidR="46E63808">
        <w:t xml:space="preserve">; </w:t>
      </w:r>
      <w:commentRangeStart w:id="45"/>
      <w:commentRangeStart w:id="46"/>
      <w:r w:rsidR="46E63808">
        <w:t>Bailey</w:t>
      </w:r>
      <w:r w:rsidR="6D9A3CB8">
        <w:t>, Ruffman, &amp; Rendell, 2013</w:t>
      </w:r>
      <w:commentRangeEnd w:id="45"/>
      <w:r w:rsidR="00D6133E">
        <w:rPr>
          <w:rStyle w:val="CommentReference"/>
          <w:sz w:val="24"/>
          <w:szCs w:val="24"/>
        </w:rPr>
        <w:commentReference w:id="45"/>
      </w:r>
      <w:commentRangeEnd w:id="46"/>
      <w:r w:rsidR="00D6133E">
        <w:rPr>
          <w:rStyle w:val="CommentReference"/>
          <w:sz w:val="24"/>
          <w:szCs w:val="24"/>
        </w:rPr>
        <w:commentReference w:id="46"/>
      </w:r>
      <w:r w:rsidR="68B92C4D">
        <w:t>)</w:t>
      </w:r>
      <w:r w:rsidR="42B6B2C6">
        <w:t>.</w:t>
      </w:r>
      <w:r w:rsidR="5A0CD853">
        <w:t xml:space="preserve"> </w:t>
      </w:r>
      <w:commentRangeEnd w:id="37"/>
      <w:r w:rsidR="00D6133E">
        <w:rPr>
          <w:rStyle w:val="CommentReference"/>
          <w:sz w:val="24"/>
          <w:szCs w:val="24"/>
        </w:rPr>
        <w:commentReference w:id="37"/>
      </w:r>
      <w:commentRangeEnd w:id="38"/>
      <w:r w:rsidR="00D6133E">
        <w:rPr>
          <w:rStyle w:val="CommentReference"/>
          <w:sz w:val="24"/>
          <w:szCs w:val="24"/>
        </w:rPr>
        <w:commentReference w:id="38"/>
      </w:r>
      <w:commentRangeEnd w:id="39"/>
      <w:r w:rsidR="00D6133E">
        <w:rPr>
          <w:rStyle w:val="CommentReference"/>
          <w:sz w:val="24"/>
          <w:szCs w:val="24"/>
        </w:rPr>
        <w:commentReference w:id="39"/>
      </w:r>
      <w:r w:rsidR="5A0CD853">
        <w:t>Second,</w:t>
      </w:r>
      <w:r w:rsidR="5D7A5BDB">
        <w:t xml:space="preserve"> t</w:t>
      </w:r>
      <w:r w:rsidR="1CF3C9B3">
        <w:t xml:space="preserve">he present research </w:t>
      </w:r>
      <w:r w:rsidR="1FAD6775">
        <w:t>also</w:t>
      </w:r>
      <w:r w:rsidR="1CF3C9B3">
        <w:t xml:space="preserve"> </w:t>
      </w:r>
      <w:r w:rsidR="7E25A17D">
        <w:t xml:space="preserve">contributes </w:t>
      </w:r>
      <w:r w:rsidR="47C315F2">
        <w:t xml:space="preserve">to </w:t>
      </w:r>
      <w:r w:rsidR="7E25A17D">
        <w:t xml:space="preserve">the </w:t>
      </w:r>
      <w:r w:rsidR="1B1DB80A">
        <w:t>literature</w:t>
      </w:r>
      <w:r w:rsidR="7E25A17D">
        <w:t xml:space="preserve"> of age</w:t>
      </w:r>
      <w:r w:rsidR="0F5A1442">
        <w:t xml:space="preserve"> and social context</w:t>
      </w:r>
      <w:r w:rsidR="7E25A17D">
        <w:t>-related differences in brain activation and connectivity during ultimatum games.</w:t>
      </w:r>
      <w:r w:rsidR="42286EFD">
        <w:t xml:space="preserve"> </w:t>
      </w:r>
      <w:r w:rsidR="736F8162">
        <w:t xml:space="preserve">Besides </w:t>
      </w:r>
      <w:r w:rsidR="5E9B0AB8">
        <w:t>examin</w:t>
      </w:r>
      <w:r w:rsidR="50CA6B47">
        <w:t>ing</w:t>
      </w:r>
      <w:r w:rsidR="5E9B0AB8">
        <w:t xml:space="preserve"> the role of the anterior cingulate cortex (ACC), ventromedial prefrontal cortex (VMPFC), ventral striatum (VS), and anterior insula (AI)</w:t>
      </w:r>
      <w:r w:rsidR="59AD05F1">
        <w:t xml:space="preserve"> following previous results from empirical studies and those from coordinate-based meta-analyses of the ultimatum game (Fehr &amp; Camerer, 2007; Gabay et al., 2014),</w:t>
      </w:r>
      <w:r w:rsidR="5E9B0AB8">
        <w:t xml:space="preserve"> </w:t>
      </w:r>
      <w:r w:rsidR="77DF55E9">
        <w:t>we also extend our investigation to the default-mode network (DMN) and executive control network (ECN) that have</w:t>
      </w:r>
      <w:r w:rsidR="5DBDFD69">
        <w:t xml:space="preserve"> </w:t>
      </w:r>
      <w:r w:rsidR="22D61BB1">
        <w:t>demonstrat</w:t>
      </w:r>
      <w:r w:rsidR="39FEBDA7">
        <w:t>ed</w:t>
      </w:r>
      <w:r w:rsidR="22D61BB1">
        <w:t xml:space="preserve"> </w:t>
      </w:r>
      <w:r w:rsidR="2418B1C1">
        <w:t xml:space="preserve">partner identity-related </w:t>
      </w:r>
      <w:r w:rsidR="22D61BB1">
        <w:t>differences in connectivity</w:t>
      </w:r>
      <w:r w:rsidR="06BCA671">
        <w:t xml:space="preserve"> </w:t>
      </w:r>
      <w:r w:rsidR="1C92D414">
        <w:t>(Fareri, Smith, &amp; Delgado, 2020)</w:t>
      </w:r>
      <w:commentRangeStart w:id="47"/>
      <w:r w:rsidR="48A62577">
        <w:t>.</w:t>
      </w:r>
      <w:r w:rsidR="1A17801E">
        <w:t xml:space="preserve"> </w:t>
      </w:r>
      <w:commentRangeEnd w:id="47"/>
      <w:r w:rsidR="00D6133E">
        <w:rPr>
          <w:rStyle w:val="CommentReference"/>
          <w:rFonts w:eastAsiaTheme="minorEastAsia"/>
          <w:sz w:val="24"/>
          <w:szCs w:val="24"/>
        </w:rPr>
        <w:commentReference w:id="47"/>
      </w:r>
    </w:p>
    <w:p w14:paraId="18546F51" w14:textId="7B4887D0" w:rsidR="00B815FB" w:rsidRDefault="00B815FB" w:rsidP="017594A7">
      <w:pPr>
        <w:ind w:firstLine="0"/>
        <w:rPr>
          <w:ins w:id="48" w:author="Yi (Jen) Yang" w:date="2025-06-23T21:48:00Z" w16du:dateUtc="2025-06-23T21:48:14Z"/>
        </w:rPr>
      </w:pPr>
    </w:p>
    <w:p w14:paraId="18A54EED" w14:textId="4233D7C4" w:rsidR="00B815FB" w:rsidRDefault="409F1DF6" w:rsidP="017594A7">
      <w:pPr>
        <w:pStyle w:val="Heading1"/>
      </w:pPr>
      <w:r>
        <w:t>Methods</w:t>
      </w:r>
      <w:ins w:id="49" w:author="Yi (Jen) Yang" w:date="2025-06-22T21:06:00Z">
        <w:r w:rsidR="3DE76962">
          <w:t xml:space="preserve"> (</w:t>
        </w:r>
      </w:ins>
      <w:ins w:id="50" w:author="Yi (Jen) Yang" w:date="2025-06-24T22:30:00Z">
        <w:r w:rsidR="7FC496AA">
          <w:t>to</w:t>
        </w:r>
      </w:ins>
      <w:ins w:id="51" w:author="Yi (Jen) Yang" w:date="2025-06-24T22:31:00Z">
        <w:r w:rsidR="7FC496AA">
          <w:t xml:space="preserve"> update, </w:t>
        </w:r>
      </w:ins>
      <w:ins w:id="52" w:author="Yi (Jen) Yang" w:date="2025-06-22T21:06:00Z">
        <w:r w:rsidR="3DE76962">
          <w:t>a lot of trimming is needed)</w:t>
        </w:r>
      </w:ins>
    </w:p>
    <w:p w14:paraId="5CCE20FD" w14:textId="7D0D6A11" w:rsidR="00FE1400" w:rsidRDefault="57BC60D6" w:rsidP="017594A7">
      <w:pPr>
        <w:pStyle w:val="Heading2"/>
        <w:rPr>
          <w:b/>
          <w:bCs/>
          <w:i/>
          <w:iCs/>
        </w:rPr>
      </w:pPr>
      <w:r>
        <w:t>Participants</w:t>
      </w:r>
      <w:r w:rsidR="5E831ED1">
        <w:t xml:space="preserve"> and Procedure</w:t>
      </w:r>
    </w:p>
    <w:p w14:paraId="5FA40FD5" w14:textId="2B594004" w:rsidR="0076142E" w:rsidRDefault="00EF37E5" w:rsidP="017594A7">
      <w:pPr>
        <w:ind w:firstLine="0"/>
      </w:pPr>
      <w:r>
        <w:t xml:space="preserve">Participants </w:t>
      </w:r>
      <w:r w:rsidR="00CE7D3F">
        <w:t xml:space="preserve">were recruited </w:t>
      </w:r>
      <w:r w:rsidR="00DD6113">
        <w:t>according to their</w:t>
      </w:r>
      <w:r w:rsidR="00D831E7">
        <w:t xml:space="preserve"> age to represent our two groups of interest</w:t>
      </w:r>
      <w:r w:rsidR="00C77E13">
        <w:t xml:space="preserve">, younger adults </w:t>
      </w:r>
      <w:r w:rsidR="00C02697">
        <w:t xml:space="preserve">aged </w:t>
      </w:r>
      <w:r w:rsidR="004501B4">
        <w:t>18-35 and</w:t>
      </w:r>
      <w:r w:rsidR="00C77E13">
        <w:t xml:space="preserve"> older adults</w:t>
      </w:r>
      <w:r w:rsidR="004501B4">
        <w:t xml:space="preserve"> </w:t>
      </w:r>
      <w:r w:rsidR="00C77E13">
        <w:t xml:space="preserve">aged </w:t>
      </w:r>
      <w:r w:rsidR="00CE7D3F">
        <w:t>65-80</w:t>
      </w:r>
      <w:r w:rsidR="00C77E13">
        <w:t>.</w:t>
      </w:r>
      <w:r w:rsidR="00424861">
        <w:t xml:space="preserve"> </w:t>
      </w:r>
      <w:bookmarkStart w:id="53" w:name="_Int_y5Ah2uGP"/>
      <w:commentRangeStart w:id="54"/>
      <w:commentRangeStart w:id="55"/>
      <w:r w:rsidR="00815595">
        <w:t>Our</w:t>
      </w:r>
      <w:r w:rsidR="001D7329" w:rsidRPr="001D7329">
        <w:t xml:space="preserve"> sample size was</w:t>
      </w:r>
      <w:r w:rsidR="00ED5971">
        <w:t xml:space="preserve"> planned</w:t>
      </w:r>
      <w:r w:rsidR="00605587">
        <w:t xml:space="preserve"> </w:t>
      </w:r>
      <w:r w:rsidR="00605587" w:rsidRPr="017594A7">
        <w:rPr>
          <w:i/>
          <w:iCs/>
        </w:rPr>
        <w:t>a priori</w:t>
      </w:r>
      <w:r w:rsidR="001D7329" w:rsidRPr="001D7329">
        <w:t xml:space="preserve"> to collect at least 20 usable participants in each group for a total</w:t>
      </w:r>
      <w:r w:rsidR="000C7FE2">
        <w:t xml:space="preserve"> </w:t>
      </w:r>
      <w:r w:rsidR="001D7329" w:rsidRPr="001D7329">
        <w:t>of at least 40 participants</w:t>
      </w:r>
      <w:commentRangeEnd w:id="54"/>
      <w:r w:rsidR="0076142E">
        <w:rPr>
          <w:rStyle w:val="CommentReference"/>
          <w:sz w:val="24"/>
          <w:szCs w:val="24"/>
        </w:rPr>
        <w:commentReference w:id="54"/>
      </w:r>
      <w:commentRangeEnd w:id="55"/>
      <w:r w:rsidR="0076142E">
        <w:rPr>
          <w:rStyle w:val="CommentReference"/>
          <w:sz w:val="24"/>
          <w:szCs w:val="24"/>
        </w:rPr>
        <w:commentReference w:id="55"/>
      </w:r>
      <w:r w:rsidR="00605587">
        <w:t>;</w:t>
      </w:r>
      <w:r w:rsidR="001D7329" w:rsidRPr="001D7329">
        <w:t xml:space="preserve"> </w:t>
      </w:r>
      <w:r w:rsidR="00605587">
        <w:t>t</w:t>
      </w:r>
      <w:r w:rsidR="001D7329" w:rsidRPr="001D7329">
        <w:t>h</w:t>
      </w:r>
      <w:r w:rsidR="00605587">
        <w:t>is</w:t>
      </w:r>
      <w:r w:rsidR="004421EF">
        <w:t xml:space="preserve"> planned</w:t>
      </w:r>
      <w:r w:rsidR="001D7329" w:rsidRPr="001D7329">
        <w:t xml:space="preserve"> sample size was limited by available funding for data collection.</w:t>
      </w:r>
      <w:bookmarkEnd w:id="53"/>
      <w:r w:rsidR="004421EF">
        <w:t xml:space="preserve"> </w:t>
      </w:r>
      <w:r w:rsidR="00CD7720" w:rsidRPr="00CD7720">
        <w:t>Young adult participants were recruited primarily through the Temple University Psychology Department participant pool, while older adult participants were recruited</w:t>
      </w:r>
      <w:r w:rsidR="00CD7720">
        <w:t xml:space="preserve"> locally in Philadelphia, PA</w:t>
      </w:r>
      <w:r w:rsidR="00CD7720" w:rsidRPr="00CD7720">
        <w:t xml:space="preserve"> via</w:t>
      </w:r>
      <w:r w:rsidR="00001DA5">
        <w:t xml:space="preserve"> </w:t>
      </w:r>
      <w:proofErr w:type="spellStart"/>
      <w:r w:rsidR="00001DA5">
        <w:t>flyering</w:t>
      </w:r>
      <w:proofErr w:type="spellEnd"/>
      <w:r w:rsidR="00001DA5">
        <w:t xml:space="preserve"> and newspaper advertisements, and</w:t>
      </w:r>
      <w:r w:rsidR="00CD7720" w:rsidRPr="00CD7720">
        <w:t xml:space="preserve"> reaching out to community and senior centers.</w:t>
      </w:r>
      <w:r w:rsidR="0030462E">
        <w:t xml:space="preserve"> </w:t>
      </w:r>
      <w:r w:rsidR="0030462E" w:rsidRPr="0030462E">
        <w:t>All participants were screened before data collection to rule out major psychiatric or neurologic illness as well as MRI contraindications. Older adults were screened to rule out dementia using the Telephone Interview for Cognitive Status, with a score under 30 meeting exclusion criteria (Brandt et al., 1988).</w:t>
      </w:r>
      <w:r w:rsidR="005E4BB5">
        <w:t xml:space="preserve"> </w:t>
      </w:r>
      <w:r w:rsidR="00281BE1">
        <w:t xml:space="preserve">This sampling procedure resulted in </w:t>
      </w:r>
      <w:r w:rsidR="00120F2E">
        <w:t xml:space="preserve">a </w:t>
      </w:r>
      <w:r w:rsidR="007E5CD3">
        <w:t xml:space="preserve">final </w:t>
      </w:r>
      <w:r w:rsidR="007E5CD3" w:rsidRPr="017594A7">
        <w:rPr>
          <w:i/>
          <w:iCs/>
        </w:rPr>
        <w:t xml:space="preserve">N </w:t>
      </w:r>
      <w:r w:rsidR="007E5CD3">
        <w:t xml:space="preserve">of 50; </w:t>
      </w:r>
      <w:r w:rsidR="001A7F2D">
        <w:t>26 young adults</w:t>
      </w:r>
      <w:r w:rsidR="00D5577F">
        <w:t xml:space="preserve"> (16 female, 10 male)</w:t>
      </w:r>
      <w:r w:rsidR="0059585A">
        <w:t xml:space="preserve"> and </w:t>
      </w:r>
      <w:r w:rsidR="00FA49F0">
        <w:t>24 older adults (</w:t>
      </w:r>
      <w:r w:rsidR="00CE35EB">
        <w:t>11 female, 13 male</w:t>
      </w:r>
      <w:r w:rsidR="00A47EF1">
        <w:t xml:space="preserve">). </w:t>
      </w:r>
      <w:r w:rsidR="00D2157E">
        <w:t xml:space="preserve">Participants recruited through the participant pool were compensated with course credit, while those from the community were </w:t>
      </w:r>
      <w:r w:rsidR="007F5628" w:rsidRPr="007F5628">
        <w:rPr>
          <w:lang w:val="en-GB"/>
        </w:rPr>
        <w:t xml:space="preserve">were compensated </w:t>
      </w:r>
      <w:r w:rsidR="007F5628">
        <w:rPr>
          <w:lang w:val="en-GB"/>
        </w:rPr>
        <w:t xml:space="preserve">$25 per hour of participation </w:t>
      </w:r>
      <w:r w:rsidR="007F5628" w:rsidRPr="007F5628">
        <w:rPr>
          <w:lang w:val="en-GB"/>
        </w:rPr>
        <w:t>with Amazon and/or Visa gift cards</w:t>
      </w:r>
      <w:r w:rsidR="007F5628">
        <w:rPr>
          <w:lang w:val="en-GB"/>
        </w:rPr>
        <w:t>;</w:t>
      </w:r>
      <w:r w:rsidR="00090D5D">
        <w:rPr>
          <w:lang w:val="en-GB"/>
        </w:rPr>
        <w:t xml:space="preserve"> to </w:t>
      </w:r>
      <w:r w:rsidR="00090D5D">
        <w:rPr>
          <w:lang w:val="en-GB"/>
        </w:rPr>
        <w:lastRenderedPageBreak/>
        <w:t>increase the ec</w:t>
      </w:r>
      <w:r w:rsidR="002955AE">
        <w:rPr>
          <w:lang w:val="en-GB"/>
        </w:rPr>
        <w:t xml:space="preserve">ological validity of the </w:t>
      </w:r>
      <w:r w:rsidR="00201B74">
        <w:rPr>
          <w:lang w:val="en-GB"/>
        </w:rPr>
        <w:t>task</w:t>
      </w:r>
      <w:r w:rsidR="002955AE">
        <w:rPr>
          <w:lang w:val="en-GB"/>
        </w:rPr>
        <w:t xml:space="preserve">, we additionally </w:t>
      </w:r>
      <w:r w:rsidR="002955AE" w:rsidRPr="002955AE">
        <w:rPr>
          <w:lang w:val="en-GB"/>
        </w:rPr>
        <w:t xml:space="preserve">provided bonus payments based on </w:t>
      </w:r>
      <w:r w:rsidR="00BD7CCB">
        <w:rPr>
          <w:lang w:val="en-GB"/>
        </w:rPr>
        <w:t>one</w:t>
      </w:r>
      <w:r w:rsidR="00E65263">
        <w:rPr>
          <w:lang w:val="en-GB"/>
        </w:rPr>
        <w:t xml:space="preserve"> </w:t>
      </w:r>
      <w:r w:rsidR="002955AE" w:rsidRPr="002955AE">
        <w:rPr>
          <w:lang w:val="en-GB"/>
        </w:rPr>
        <w:t xml:space="preserve">randomly chosen </w:t>
      </w:r>
      <w:r w:rsidR="00E65263">
        <w:rPr>
          <w:lang w:val="en-GB"/>
        </w:rPr>
        <w:t>trial from the</w:t>
      </w:r>
      <w:r w:rsidR="002955AE" w:rsidRPr="002955AE">
        <w:rPr>
          <w:lang w:val="en-GB"/>
        </w:rPr>
        <w:t xml:space="preserve"> experimental session</w:t>
      </w:r>
      <w:r w:rsidR="00E65263">
        <w:rPr>
          <w:lang w:val="en-GB"/>
        </w:rPr>
        <w:t>.</w:t>
      </w:r>
      <w:r w:rsidR="007F5628" w:rsidRPr="007F5628">
        <w:t xml:space="preserve"> </w:t>
      </w:r>
      <w:r w:rsidR="00FF32CD">
        <w:t>This study was approved by the Temple University Institutional Review Board and all participants gave informed consent</w:t>
      </w:r>
      <w:r w:rsidR="001C6F7A">
        <w:t>.</w:t>
      </w:r>
    </w:p>
    <w:p w14:paraId="7083F5E0" w14:textId="7CFCF894" w:rsidR="003C2308" w:rsidRDefault="6E8C4D40" w:rsidP="5D3B0B00">
      <w:r>
        <w:t>After assessing eligibility based on initial screening procedures, participants</w:t>
      </w:r>
      <w:r w:rsidR="26E02DC8">
        <w:t xml:space="preserve"> were invited to participate in our study</w:t>
      </w:r>
      <w:r w:rsidR="000F7936">
        <w:t>.</w:t>
      </w:r>
      <w:r w:rsidR="00B77C4E">
        <w:t xml:space="preserve"> </w:t>
      </w:r>
      <w:r w:rsidR="000F7936">
        <w:t>W</w:t>
      </w:r>
      <w:r w:rsidR="00B77C4E">
        <w:t xml:space="preserve">e collected various measures as part of a larger neuroimaging </w:t>
      </w:r>
      <w:r w:rsidR="00F655B6">
        <w:t>experiment (see S</w:t>
      </w:r>
      <w:r w:rsidR="12859FCC">
        <w:t>mith et al. 2023</w:t>
      </w:r>
      <w:r w:rsidR="00F655B6">
        <w:t xml:space="preserve"> for more details)</w:t>
      </w:r>
      <w:r w:rsidR="694C4332">
        <w:t>,</w:t>
      </w:r>
      <w:r w:rsidR="00F655B6">
        <w:t xml:space="preserve"> but here we will </w:t>
      </w:r>
      <w:r w:rsidR="006D3F14">
        <w:t xml:space="preserve">report only the pertinent details </w:t>
      </w:r>
      <w:r w:rsidR="000F7936">
        <w:t>for</w:t>
      </w:r>
      <w:r w:rsidR="006D3F14">
        <w:t xml:space="preserve"> the ultimatum game</w:t>
      </w:r>
      <w:r w:rsidR="000F7936">
        <w:t xml:space="preserve">. </w:t>
      </w:r>
      <w:r w:rsidR="4EE8B769">
        <w:t xml:space="preserve">Participants </w:t>
      </w:r>
      <w:r w:rsidR="00D71A70">
        <w:t>completed two appointments. During the first appointment,</w:t>
      </w:r>
      <w:r w:rsidR="32C5F1AF">
        <w:t xml:space="preserve"> which lasted approximately 90 minutes,</w:t>
      </w:r>
      <w:r w:rsidR="00D71A70">
        <w:t xml:space="preserve"> </w:t>
      </w:r>
      <w:r w:rsidR="4EE8B769">
        <w:t>they</w:t>
      </w:r>
      <w:r w:rsidR="00D71A70">
        <w:t xml:space="preserve"> underwent a mock MRI scan </w:t>
      </w:r>
      <w:r w:rsidR="412B27A4">
        <w:t xml:space="preserve">to </w:t>
      </w:r>
      <w:bookmarkStart w:id="56" w:name="_Int_RQVM6THp"/>
      <w:r w:rsidR="00D71A70">
        <w:t>acclimate</w:t>
      </w:r>
      <w:bookmarkEnd w:id="56"/>
      <w:r w:rsidR="412B27A4">
        <w:t xml:space="preserve"> them</w:t>
      </w:r>
      <w:r w:rsidR="00D71A70">
        <w:t xml:space="preserve"> to the scanner</w:t>
      </w:r>
      <w:r w:rsidR="412B27A4">
        <w:t xml:space="preserve"> </w:t>
      </w:r>
      <w:r w:rsidR="3F42198A">
        <w:t>and</w:t>
      </w:r>
      <w:r w:rsidR="357C274C">
        <w:t xml:space="preserve"> </w:t>
      </w:r>
      <w:r w:rsidR="412B27A4">
        <w:t>help control for motion</w:t>
      </w:r>
      <w:r w:rsidR="00D71A70">
        <w:t xml:space="preserve">. They </w:t>
      </w:r>
      <w:r w:rsidR="53737F16">
        <w:t xml:space="preserve">then </w:t>
      </w:r>
      <w:r w:rsidR="00D71A70">
        <w:t>completed a brief neuropsychological test batter</w:t>
      </w:r>
      <w:r w:rsidR="182FDFF5">
        <w:t>y</w:t>
      </w:r>
      <w:r w:rsidR="00D71A70">
        <w:t xml:space="preserve">, </w:t>
      </w:r>
      <w:r w:rsidR="74BB4D72">
        <w:t xml:space="preserve">with </w:t>
      </w:r>
      <w:r w:rsidR="42495414">
        <w:t>older adults additionally complet</w:t>
      </w:r>
      <w:r w:rsidR="7C3B0E69">
        <w:t>ing</w:t>
      </w:r>
      <w:r w:rsidR="42495414">
        <w:t xml:space="preserve"> a </w:t>
      </w:r>
      <w:r w:rsidR="00D71A70">
        <w:t>self-report</w:t>
      </w:r>
      <w:r w:rsidR="137B12D7">
        <w:t xml:space="preserve"> measure of </w:t>
      </w:r>
      <w:r w:rsidR="00D71A70">
        <w:t>everyday functioning</w:t>
      </w:r>
      <w:r w:rsidR="00D71A70" w:rsidRPr="000F7936">
        <w:t>.</w:t>
      </w:r>
      <w:r w:rsidR="00D71A70" w:rsidRPr="00D77EC2">
        <w:t xml:space="preserve"> </w:t>
      </w:r>
      <w:r w:rsidR="4CE78DD8" w:rsidRPr="00D77EC2">
        <w:t>At th</w:t>
      </w:r>
      <w:r w:rsidR="00D53BCC" w:rsidRPr="00D77EC2">
        <w:t>e</w:t>
      </w:r>
      <w:r w:rsidR="00D3246B" w:rsidRPr="00D77EC2">
        <w:t xml:space="preserve"> </w:t>
      </w:r>
      <w:r w:rsidR="4F2B7D27" w:rsidRPr="00D77EC2">
        <w:t xml:space="preserve">beginning of the </w:t>
      </w:r>
      <w:r w:rsidR="00D3246B" w:rsidRPr="00D77EC2">
        <w:t>second</w:t>
      </w:r>
      <w:r w:rsidR="4CE78DD8" w:rsidRPr="00D77EC2">
        <w:t xml:space="preserve"> appointment,</w:t>
      </w:r>
      <w:r w:rsidR="00D3246B" w:rsidRPr="00D77EC2">
        <w:t xml:space="preserve"> </w:t>
      </w:r>
      <w:r w:rsidR="716DE1D1" w:rsidRPr="00D77EC2">
        <w:t>p</w:t>
      </w:r>
      <w:r w:rsidR="5B949EDF" w:rsidRPr="00D77EC2">
        <w:t xml:space="preserve">articipants </w:t>
      </w:r>
      <w:r w:rsidR="46262C3F" w:rsidRPr="00D77EC2">
        <w:t xml:space="preserve">played </w:t>
      </w:r>
      <w:r w:rsidR="00770118">
        <w:t xml:space="preserve">a </w:t>
      </w:r>
      <w:r w:rsidR="46262C3F" w:rsidRPr="00D77EC2">
        <w:t>practice version</w:t>
      </w:r>
      <w:r w:rsidR="00D3246B" w:rsidRPr="00D77EC2">
        <w:t xml:space="preserve"> of</w:t>
      </w:r>
      <w:r w:rsidR="46262C3F" w:rsidRPr="00D77EC2">
        <w:t xml:space="preserve"> the</w:t>
      </w:r>
      <w:r w:rsidR="00D3246B" w:rsidRPr="00D77EC2">
        <w:t xml:space="preserve"> ultimatum</w:t>
      </w:r>
      <w:r w:rsidR="46262C3F" w:rsidRPr="00D77EC2">
        <w:t xml:space="preserve"> game to reduc</w:t>
      </w:r>
      <w:r w:rsidR="31C1997E" w:rsidRPr="00D77EC2">
        <w:t xml:space="preserve">e </w:t>
      </w:r>
      <w:r w:rsidR="00770118">
        <w:t>the number of</w:t>
      </w:r>
      <w:r w:rsidR="31C1997E" w:rsidRPr="00D77EC2">
        <w:t xml:space="preserve"> trials</w:t>
      </w:r>
      <w:r w:rsidR="00770118">
        <w:t xml:space="preserve"> missed</w:t>
      </w:r>
      <w:r w:rsidR="31C1997E" w:rsidRPr="00D77EC2">
        <w:t xml:space="preserve"> during the scan</w:t>
      </w:r>
      <w:r w:rsidR="00770118">
        <w:t>.</w:t>
      </w:r>
      <w:r w:rsidR="13B809AF">
        <w:t xml:space="preserve"> </w:t>
      </w:r>
      <w:r w:rsidR="7DD81973">
        <w:t xml:space="preserve">The remaining duration of this appointment was spent playing economic games in the scanner and completing post-scan tasks, after which participants were thanked, </w:t>
      </w:r>
      <w:r w:rsidR="63912270">
        <w:t>compensated</w:t>
      </w:r>
      <w:r w:rsidR="7DD81973">
        <w:t>, and dismi</w:t>
      </w:r>
      <w:r w:rsidR="0AAA257C">
        <w:t>ssed.</w:t>
      </w:r>
    </w:p>
    <w:p w14:paraId="39BEC8AD" w14:textId="3C22BA46" w:rsidR="767DC4C0" w:rsidRDefault="767DC4C0" w:rsidP="017594A7"/>
    <w:p w14:paraId="02F7918E" w14:textId="66196C23" w:rsidR="006D6A1D" w:rsidRPr="003C2308" w:rsidRDefault="531A60E1" w:rsidP="017594A7">
      <w:pPr>
        <w:pStyle w:val="Heading2"/>
        <w:rPr>
          <w:b/>
          <w:bCs/>
          <w:i/>
          <w:iCs/>
        </w:rPr>
      </w:pPr>
      <w:r>
        <w:t xml:space="preserve">Experimental </w:t>
      </w:r>
      <w:r w:rsidR="4DA094D7">
        <w:t>Design</w:t>
      </w:r>
    </w:p>
    <w:p w14:paraId="270EF8EB" w14:textId="204B2AC9" w:rsidR="0024081C" w:rsidRDefault="61D01DC7" w:rsidP="017594A7">
      <w:r>
        <w:t xml:space="preserve">Participants played as responders in a multi-trial version of an ultimatum game wherein we manipulated both </w:t>
      </w:r>
      <w:r w:rsidR="79DD87AC">
        <w:t>the fairness of proposed offers and the social context in which they were presented</w:t>
      </w:r>
      <w:r w:rsidR="16472584">
        <w:t>.</w:t>
      </w:r>
      <w:r w:rsidR="1395B3B4">
        <w:t xml:space="preserve"> Participants receiv</w:t>
      </w:r>
      <w:r w:rsidR="14A63C89">
        <w:t>ed</w:t>
      </w:r>
      <w:r w:rsidR="093DF86D">
        <w:t xml:space="preserve"> 144 total</w:t>
      </w:r>
      <w:r w:rsidR="1395B3B4">
        <w:t xml:space="preserve"> offers </w:t>
      </w:r>
      <w:r w:rsidR="5C9FEAE3">
        <w:t xml:space="preserve">(18 blocks with 8 trials each) </w:t>
      </w:r>
      <w:r w:rsidR="1395B3B4">
        <w:t>from three partners</w:t>
      </w:r>
      <w:r w:rsidR="4E2EC762">
        <w:t xml:space="preserve"> whom they were told </w:t>
      </w:r>
      <w:r w:rsidR="4849791D">
        <w:t xml:space="preserve">they </w:t>
      </w:r>
      <w:r w:rsidR="67EB18D2">
        <w:t>would be</w:t>
      </w:r>
      <w:r w:rsidR="6DC25924">
        <w:t xml:space="preserve"> splitting a $20 endowment</w:t>
      </w:r>
      <w:r w:rsidR="500F93EC">
        <w:t xml:space="preserve"> with</w:t>
      </w:r>
      <w:r w:rsidR="1395B3B4">
        <w:t xml:space="preserve">: a computer (which served as our non-social control), </w:t>
      </w:r>
      <w:r w:rsidR="7B9A586E">
        <w:t xml:space="preserve">a </w:t>
      </w:r>
      <w:r w:rsidR="14A63C89">
        <w:t xml:space="preserve">gender- and </w:t>
      </w:r>
      <w:r w:rsidR="111E5226">
        <w:t>race</w:t>
      </w:r>
      <w:r w:rsidR="14A63C89">
        <w:t xml:space="preserve">-matched younger adult, </w:t>
      </w:r>
      <w:r w:rsidR="70E62FF2">
        <w:t xml:space="preserve">and a gender- and </w:t>
      </w:r>
      <w:r w:rsidR="111E5226">
        <w:t>race</w:t>
      </w:r>
      <w:r w:rsidR="70E62FF2">
        <w:t>-matched</w:t>
      </w:r>
      <w:r w:rsidR="46C1193F">
        <w:t xml:space="preserve"> older adul</w:t>
      </w:r>
      <w:r w:rsidR="11D3EB11">
        <w:t>t</w:t>
      </w:r>
      <w:r w:rsidR="64FF4B77">
        <w:t xml:space="preserve">. </w:t>
      </w:r>
      <w:r w:rsidR="42FEE2EE">
        <w:t>Whether th</w:t>
      </w:r>
      <w:r w:rsidR="2971E6B6">
        <w:t>e human partner was considered a ‘similar’ or ‘dissimilar’ condition was therefore dependent upon the age of the participant.</w:t>
      </w:r>
      <w:r w:rsidR="27BBDA1B">
        <w:t xml:space="preserve"> </w:t>
      </w:r>
      <w:r w:rsidR="32A7C28F">
        <w:t xml:space="preserve">Trials were presented in blocks where 6 out of 8 </w:t>
      </w:r>
      <w:r w:rsidR="3FDE72B1">
        <w:t>offers were either mostly fair (i.e., between 35% – 50% of the endowment value)</w:t>
      </w:r>
      <w:r w:rsidR="5296C6C5">
        <w:t xml:space="preserve"> or unfair (between 5% – 20%), with the remaining two trials consisting of one neutral offer (</w:t>
      </w:r>
      <w:r w:rsidR="38B2D70E">
        <w:t xml:space="preserve">25% or 30%) </w:t>
      </w:r>
      <w:r w:rsidR="5296C6C5">
        <w:t>and one offer from the other condition</w:t>
      </w:r>
      <w:r w:rsidR="03C2446F">
        <w:t>; the specific value of all offers was randomly generated from within those parameters</w:t>
      </w:r>
      <w:r w:rsidR="5296C6C5">
        <w:t>.</w:t>
      </w:r>
      <w:r w:rsidR="38A91909">
        <w:t xml:space="preserve"> </w:t>
      </w:r>
      <w:r w:rsidR="37A2E61D">
        <w:t>Our</w:t>
      </w:r>
      <w:r w:rsidR="6C145D2C">
        <w:t xml:space="preserve"> within-subjects</w:t>
      </w:r>
      <w:r w:rsidR="37A2E61D">
        <w:t xml:space="preserve"> design </w:t>
      </w:r>
      <w:r w:rsidR="37A2E61D">
        <w:lastRenderedPageBreak/>
        <w:t xml:space="preserve">therefore yielded </w:t>
      </w:r>
      <w:r w:rsidR="1ACFCE3B">
        <w:t>responses to</w:t>
      </w:r>
      <w:r w:rsidR="0B974133">
        <w:t xml:space="preserve"> </w:t>
      </w:r>
      <w:commentRangeStart w:id="57"/>
      <w:r w:rsidR="0B974133">
        <w:t xml:space="preserve">three </w:t>
      </w:r>
      <w:r w:rsidR="3B015B46">
        <w:t>mostly unfair blocks and three mostly fair blocks</w:t>
      </w:r>
      <w:commentRangeEnd w:id="57"/>
      <w:r>
        <w:rPr>
          <w:rStyle w:val="CommentReference"/>
          <w:sz w:val="24"/>
          <w:szCs w:val="24"/>
        </w:rPr>
        <w:commentReference w:id="57"/>
      </w:r>
      <w:r w:rsidR="1ACFCE3B">
        <w:t xml:space="preserve"> of trials per </w:t>
      </w:r>
      <w:r w:rsidR="13B56D1E">
        <w:t>partner</w:t>
      </w:r>
      <w:r w:rsidR="1ACFCE3B">
        <w:t xml:space="preserve"> type.</w:t>
      </w:r>
    </w:p>
    <w:p w14:paraId="6F05EED7" w14:textId="40B572B9" w:rsidR="00A67E27" w:rsidRDefault="006D1C1D" w:rsidP="017594A7">
      <w:r>
        <w:t xml:space="preserve">On each trial, participants saw a screen with the offer value and </w:t>
      </w:r>
      <w:r w:rsidR="005479DA">
        <w:t xml:space="preserve">the partner proposing that split as cued by </w:t>
      </w:r>
      <w:r w:rsidR="00A67E27">
        <w:t xml:space="preserve">a cartoon image of a younger adult, older adult, </w:t>
      </w:r>
      <w:commentRangeStart w:id="58"/>
      <w:r w:rsidR="00A67E27">
        <w:t>or computer</w:t>
      </w:r>
      <w:commentRangeEnd w:id="58"/>
      <w:r>
        <w:rPr>
          <w:rStyle w:val="CommentReference"/>
          <w:sz w:val="24"/>
          <w:szCs w:val="24"/>
        </w:rPr>
        <w:commentReference w:id="58"/>
      </w:r>
      <w:r w:rsidR="00A67E27">
        <w:t>.</w:t>
      </w:r>
      <w:r w:rsidR="00914804">
        <w:t xml:space="preserve"> Following an </w:t>
      </w:r>
      <w:commentRangeStart w:id="59"/>
      <w:commentRangeStart w:id="60"/>
      <w:commentRangeStart w:id="61"/>
      <w:r w:rsidR="00914804">
        <w:t>interval</w:t>
      </w:r>
      <w:commentRangeEnd w:id="59"/>
      <w:r w:rsidR="00C1672E">
        <w:t xml:space="preserve"> one second</w:t>
      </w:r>
      <w:r>
        <w:rPr>
          <w:rStyle w:val="CommentReference"/>
          <w:sz w:val="24"/>
          <w:szCs w:val="24"/>
        </w:rPr>
        <w:commentReference w:id="59"/>
      </w:r>
      <w:commentRangeEnd w:id="60"/>
      <w:r>
        <w:rPr>
          <w:rStyle w:val="CommentReference"/>
          <w:sz w:val="24"/>
          <w:szCs w:val="24"/>
        </w:rPr>
        <w:commentReference w:id="60"/>
      </w:r>
      <w:commentRangeEnd w:id="61"/>
      <w:r>
        <w:rPr>
          <w:rStyle w:val="CommentReference"/>
          <w:sz w:val="24"/>
          <w:szCs w:val="24"/>
        </w:rPr>
        <w:commentReference w:id="61"/>
      </w:r>
      <w:r w:rsidR="00EB3FBD">
        <w:t xml:space="preserve">, participants had </w:t>
      </w:r>
      <w:r w:rsidR="00947AB6">
        <w:t>two seconds to either reject or accept the offer.</w:t>
      </w:r>
      <w:r w:rsidR="007B6260">
        <w:t xml:space="preserve"> See Figure 1 for a depiction of the task.</w:t>
      </w:r>
    </w:p>
    <w:p w14:paraId="0315174D" w14:textId="04950B8D" w:rsidR="13C8BE84" w:rsidRDefault="13C8BE84">
      <w:r>
        <w:rPr>
          <w:noProof/>
        </w:rPr>
        <w:drawing>
          <wp:inline distT="0" distB="0" distL="0" distR="0" wp14:anchorId="49BEAA2F" wp14:editId="1BC4ECA3">
            <wp:extent cx="4016573" cy="4943475"/>
            <wp:effectExtent l="0" t="0" r="0" b="0"/>
            <wp:docPr id="1032450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0589" name=""/>
                    <pic:cNvPicPr/>
                  </pic:nvPicPr>
                  <pic:blipFill>
                    <a:blip r:embed="rId14">
                      <a:extLst>
                        <a:ext uri="{28A0092B-C50C-407E-A947-70E740481C1C}">
                          <a14:useLocalDpi xmlns:a14="http://schemas.microsoft.com/office/drawing/2010/main"/>
                        </a:ext>
                      </a:extLst>
                    </a:blip>
                    <a:stretch>
                      <a:fillRect/>
                    </a:stretch>
                  </pic:blipFill>
                  <pic:spPr>
                    <a:xfrm>
                      <a:off x="0" y="0"/>
                      <a:ext cx="4016573" cy="4943475"/>
                    </a:xfrm>
                    <a:prstGeom prst="rect">
                      <a:avLst/>
                    </a:prstGeom>
                  </pic:spPr>
                </pic:pic>
              </a:graphicData>
            </a:graphic>
          </wp:inline>
        </w:drawing>
      </w:r>
    </w:p>
    <w:p w14:paraId="29EE4EEA" w14:textId="09ACE7E5" w:rsidR="13C0538D" w:rsidRDefault="13C0538D" w:rsidP="72D76575">
      <w:pPr>
        <w:pStyle w:val="Caption1"/>
      </w:pPr>
      <w:r w:rsidRPr="72D76575">
        <w:rPr>
          <w:b/>
          <w:bCs/>
        </w:rPr>
        <w:t xml:space="preserve">Figure 1. Depiction of ultimatum game task that participants completed while undergoing neuroimaging. </w:t>
      </w:r>
      <w:r w:rsidR="4D611261">
        <w:t xml:space="preserve">Participants received 144 total offers (18 blocks with 8 trials each) from three partners whom they were told they would be splitting a $20 endowment with: a computer (which served as our non-social control), a gender- and race-matched younger adult, and a gender- and race-matched older adult. Whether the human partner was considered a ‘similar’ or ‘dissimilar’ </w:t>
      </w:r>
      <w:r w:rsidR="4D611261">
        <w:lastRenderedPageBreak/>
        <w:t xml:space="preserve">condition was therefore dependent upon the age of the participant. </w:t>
      </w:r>
      <w:r w:rsidR="6EDB52FF">
        <w:t>C</w:t>
      </w:r>
      <w:r w:rsidR="4D611261">
        <w:t xml:space="preserve">ondition types </w:t>
      </w:r>
      <w:r w:rsidR="31CE95F6">
        <w:t xml:space="preserve">of offer amount and partner identity </w:t>
      </w:r>
      <w:r w:rsidR="4D611261">
        <w:t>were fully crossed, such that participants saw all offer sizes from all three partner types, though the order of the pairing of these conditions was randomized.</w:t>
      </w:r>
    </w:p>
    <w:p w14:paraId="7BD3EEEB" w14:textId="69BFB9DD" w:rsidR="72D76575" w:rsidRDefault="72D76575" w:rsidP="72D76575">
      <w:pPr>
        <w:pStyle w:val="Caption1"/>
      </w:pPr>
    </w:p>
    <w:p w14:paraId="542F18C3" w14:textId="7EE33ABE" w:rsidR="72D76575" w:rsidRDefault="72D76575" w:rsidP="72D76575">
      <w:pPr>
        <w:ind w:firstLine="0"/>
      </w:pPr>
    </w:p>
    <w:p w14:paraId="42C048C0" w14:textId="48A98268" w:rsidR="006F3424" w:rsidRDefault="33871E85" w:rsidP="2FBABF09">
      <w:pPr>
        <w:pStyle w:val="Heading2"/>
        <w:rPr>
          <w:b/>
          <w:bCs/>
          <w:i/>
          <w:iCs/>
        </w:rPr>
      </w:pPr>
      <w:commentRangeStart w:id="62"/>
      <w:commentRangeStart w:id="63"/>
      <w:commentRangeStart w:id="64"/>
      <w:r>
        <w:t>Neuroimaging</w:t>
      </w:r>
      <w:r w:rsidR="311F0513">
        <w:t xml:space="preserve"> Data Collection and Preprocessing</w:t>
      </w:r>
      <w:commentRangeEnd w:id="62"/>
      <w:r>
        <w:rPr>
          <w:rStyle w:val="CommentReference"/>
          <w:b/>
          <w:bCs/>
          <w:i/>
          <w:iCs/>
          <w:sz w:val="32"/>
          <w:szCs w:val="32"/>
        </w:rPr>
        <w:commentReference w:id="62"/>
      </w:r>
      <w:commentRangeEnd w:id="63"/>
      <w:r>
        <w:rPr>
          <w:rStyle w:val="CommentReference"/>
          <w:b/>
          <w:bCs/>
          <w:i/>
          <w:iCs/>
          <w:sz w:val="32"/>
          <w:szCs w:val="32"/>
        </w:rPr>
        <w:commentReference w:id="63"/>
      </w:r>
      <w:commentRangeEnd w:id="64"/>
      <w:r>
        <w:rPr>
          <w:rStyle w:val="CommentReference"/>
          <w:b/>
          <w:bCs/>
          <w:i/>
          <w:iCs/>
          <w:sz w:val="32"/>
          <w:szCs w:val="32"/>
        </w:rPr>
        <w:commentReference w:id="64"/>
      </w:r>
    </w:p>
    <w:p w14:paraId="0D417591" w14:textId="5D28992E" w:rsidR="0071106A" w:rsidRDefault="00345D33" w:rsidP="017594A7">
      <w:r>
        <w:t>These data were collected as a part of a larger pilot study involving ag</w:t>
      </w:r>
      <w:r w:rsidR="000E518A">
        <w:t>e-related differences in social and economic decision</w:t>
      </w:r>
      <w:r w:rsidR="4F32C3B7">
        <w:t>-</w:t>
      </w:r>
      <w:r w:rsidR="000E518A">
        <w:t xml:space="preserve">making. The full dataset is openly available on </w:t>
      </w:r>
      <w:proofErr w:type="spellStart"/>
      <w:r w:rsidR="000E518A">
        <w:t>OpenNeuro</w:t>
      </w:r>
      <w:proofErr w:type="spellEnd"/>
      <w:r w:rsidR="000E518A">
        <w:t xml:space="preserve"> and described in our data paper (</w:t>
      </w:r>
      <w:r w:rsidR="16AAE35B">
        <w:t>Smith et al., 2023</w:t>
      </w:r>
      <w:r w:rsidR="000E518A">
        <w:t>).</w:t>
      </w:r>
      <w:r w:rsidR="005B5D34">
        <w:t xml:space="preserve"> </w:t>
      </w:r>
      <w:r w:rsidR="10C87F19">
        <w:t>P</w:t>
      </w:r>
      <w:r w:rsidR="005B5D34">
        <w:t>reprocessing</w:t>
      </w:r>
      <w:r w:rsidR="1E7A3563">
        <w:t xml:space="preserve"> of neuroimaging data was</w:t>
      </w:r>
      <w:r w:rsidR="005B5D34">
        <w:t xml:space="preserve"> performed using </w:t>
      </w:r>
      <w:proofErr w:type="spellStart"/>
      <w:r w:rsidR="005B5D34">
        <w:t>fMRIPrep</w:t>
      </w:r>
      <w:proofErr w:type="spellEnd"/>
      <w:r w:rsidR="005B5D34">
        <w:t xml:space="preserve"> 20.2.3 (</w:t>
      </w:r>
      <w:r w:rsidR="72FDDD7B">
        <w:t xml:space="preserve">RRID:SCR_016216; </w:t>
      </w:r>
      <w:r w:rsidR="005B5D34">
        <w:t>Esteban, Markiewicz, et al.</w:t>
      </w:r>
      <w:r w:rsidR="0AE61AD7">
        <w:t xml:space="preserve">, </w:t>
      </w:r>
      <w:r w:rsidR="005B5D34">
        <w:t>2018; Esteban, Blair, et al.</w:t>
      </w:r>
      <w:r w:rsidR="73E07AAE">
        <w:t xml:space="preserve">, </w:t>
      </w:r>
      <w:r w:rsidR="005B5D34">
        <w:t xml:space="preserve">2018), which is based on </w:t>
      </w:r>
      <w:proofErr w:type="spellStart"/>
      <w:r w:rsidR="005B5D34">
        <w:t>Nipype</w:t>
      </w:r>
      <w:proofErr w:type="spellEnd"/>
      <w:r w:rsidR="005B5D34">
        <w:t xml:space="preserve"> 1.6.1 (</w:t>
      </w:r>
      <w:r w:rsidR="6C345427">
        <w:t xml:space="preserve">RRID:SCR_002502, </w:t>
      </w:r>
      <w:proofErr w:type="spellStart"/>
      <w:r w:rsidR="005B5D34">
        <w:t>Gorgolewski</w:t>
      </w:r>
      <w:proofErr w:type="spellEnd"/>
      <w:r w:rsidR="005B5D34">
        <w:t xml:space="preserve"> et al</w:t>
      </w:r>
      <w:r w:rsidR="2BCD2545">
        <w:t xml:space="preserve">, </w:t>
      </w:r>
      <w:r w:rsidR="005B5D34">
        <w:t xml:space="preserve">2011; </w:t>
      </w:r>
      <w:proofErr w:type="spellStart"/>
      <w:r w:rsidR="005B5D34">
        <w:t>Gorgolewski</w:t>
      </w:r>
      <w:proofErr w:type="spellEnd"/>
      <w:r w:rsidR="005B5D34">
        <w:t xml:space="preserve"> et al.</w:t>
      </w:r>
      <w:r w:rsidR="3870EC98">
        <w:t xml:space="preserve">, </w:t>
      </w:r>
      <w:r w:rsidR="005B5D34">
        <w:t>2018).</w:t>
      </w:r>
      <w:r w:rsidR="003A5B6A">
        <w:t xml:space="preserve"> </w:t>
      </w:r>
      <w:r w:rsidR="001D691E">
        <w:t xml:space="preserve">For clarity, we </w:t>
      </w:r>
      <w:r w:rsidR="12721FE6">
        <w:t xml:space="preserve">have </w:t>
      </w:r>
      <w:r w:rsidR="001D691E">
        <w:t>remove</w:t>
      </w:r>
      <w:r w:rsidR="083B048F">
        <w:t>d</w:t>
      </w:r>
      <w:r w:rsidR="001D691E">
        <w:t xml:space="preserve"> extraneous details of the </w:t>
      </w:r>
      <w:proofErr w:type="spellStart"/>
      <w:r w:rsidR="001D691E">
        <w:t>fMRIprep</w:t>
      </w:r>
      <w:proofErr w:type="spellEnd"/>
      <w:r w:rsidR="001D691E">
        <w:t xml:space="preserve"> descriptions that were not used in this study. </w:t>
      </w:r>
    </w:p>
    <w:p w14:paraId="601C33E4" w14:textId="0A431A1F" w:rsidR="000E518A" w:rsidRPr="00B47FA7" w:rsidRDefault="00BA4EB2" w:rsidP="017594A7">
      <w:pPr>
        <w:pStyle w:val="Heading3"/>
        <w:keepNext w:val="0"/>
        <w:keepLines w:val="0"/>
        <w:rPr>
          <w:u w:val="single"/>
        </w:rPr>
      </w:pPr>
      <w:r>
        <w:t>Data Acquisition</w:t>
      </w:r>
    </w:p>
    <w:p w14:paraId="6BC064A3" w14:textId="14BE2B8B" w:rsidR="00B47FA7" w:rsidRPr="00B47FA7" w:rsidRDefault="001E25CC" w:rsidP="017594A7">
      <w:pPr>
        <w:rPr>
          <w:lang w:val="en-GB"/>
        </w:rPr>
      </w:pPr>
      <w:r w:rsidRPr="017594A7">
        <w:rPr>
          <w:lang w:val="en-GB"/>
        </w:rPr>
        <w:t>N</w:t>
      </w:r>
      <w:r w:rsidR="00B47FA7" w:rsidRPr="017594A7">
        <w:rPr>
          <w:lang w:val="en-GB"/>
        </w:rPr>
        <w:t xml:space="preserve">euroimaging data </w:t>
      </w:r>
      <w:r w:rsidRPr="017594A7">
        <w:rPr>
          <w:lang w:val="en-GB"/>
        </w:rPr>
        <w:t xml:space="preserve">were collected </w:t>
      </w:r>
      <w:r w:rsidR="00B47FA7" w:rsidRPr="017594A7">
        <w:rPr>
          <w:lang w:val="en-GB"/>
        </w:rPr>
        <w:t xml:space="preserve">at the Temple University Brain Research and Imaging </w:t>
      </w:r>
      <w:proofErr w:type="spellStart"/>
      <w:r w:rsidR="009815E6" w:rsidRPr="017594A7">
        <w:rPr>
          <w:lang w:val="en-GB"/>
        </w:rPr>
        <w:t>Center</w:t>
      </w:r>
      <w:proofErr w:type="spellEnd"/>
      <w:r w:rsidR="00B47FA7" w:rsidRPr="017594A7">
        <w:rPr>
          <w:lang w:val="en-GB"/>
        </w:rPr>
        <w:t xml:space="preserve"> (TUBRIC) using a 3.0 Tesla Siemens Prisma scanner and a 20-channel phased-array head coil. Functional images sensitive to blood-oxygenation-level-dependent (BOLD) contrast were collected using a single-shot T2*-weighted echo-planar imaging sequence with slices roughly parallel to the axial plane collected in descending order [repetition time (TR): 2.02 s; echo time (TE): 23 </w:t>
      </w:r>
      <w:proofErr w:type="spellStart"/>
      <w:r w:rsidR="00B47FA7" w:rsidRPr="017594A7">
        <w:rPr>
          <w:lang w:val="en-GB"/>
        </w:rPr>
        <w:t>ms</w:t>
      </w:r>
      <w:proofErr w:type="spellEnd"/>
      <w:r w:rsidR="00B47FA7" w:rsidRPr="017594A7">
        <w:rPr>
          <w:lang w:val="en-GB"/>
        </w:rPr>
        <w:t xml:space="preserve">; matrix 74×74; voxel size: 2.97×2.97×2.80 mm; 36 slices (15% gap); flip angle: 76°]. We also collected other images to facilitate co-registration and normalization of functional data and allow for other analyses focused on age-related structural differences. These additional images included the following types of scans: a high-resolution T1-weighted structural scan (TR: 2.4 s; TE: 2.2 </w:t>
      </w:r>
      <w:proofErr w:type="spellStart"/>
      <w:r w:rsidR="00B47FA7" w:rsidRPr="017594A7">
        <w:rPr>
          <w:lang w:val="en-GB"/>
        </w:rPr>
        <w:t>ms</w:t>
      </w:r>
      <w:proofErr w:type="spellEnd"/>
      <w:r w:rsidR="00B47FA7" w:rsidRPr="017594A7">
        <w:rPr>
          <w:lang w:val="en-GB"/>
        </w:rPr>
        <w:t>; matrix 192×192; voxel size: 1.0 mm</w:t>
      </w:r>
      <w:r w:rsidR="00B47FA7" w:rsidRPr="017594A7">
        <w:rPr>
          <w:vertAlign w:val="superscript"/>
          <w:lang w:val="en-GB"/>
        </w:rPr>
        <w:t>3</w:t>
      </w:r>
      <w:r w:rsidR="00B47FA7" w:rsidRPr="017594A7">
        <w:rPr>
          <w:lang w:val="en-GB"/>
        </w:rPr>
        <w:t xml:space="preserve">; 192 slices; flip angle: 8°); a B0 field map (TR: 645 </w:t>
      </w:r>
      <w:proofErr w:type="spellStart"/>
      <w:r w:rsidR="00B47FA7" w:rsidRPr="017594A7">
        <w:rPr>
          <w:lang w:val="en-GB"/>
        </w:rPr>
        <w:t>ms</w:t>
      </w:r>
      <w:proofErr w:type="spellEnd"/>
      <w:r w:rsidR="00B47FA7" w:rsidRPr="017594A7">
        <w:rPr>
          <w:lang w:val="en-GB"/>
        </w:rPr>
        <w:t xml:space="preserve">; TE1: 4.92 </w:t>
      </w:r>
      <w:proofErr w:type="spellStart"/>
      <w:r w:rsidR="00B47FA7" w:rsidRPr="017594A7">
        <w:rPr>
          <w:lang w:val="en-GB"/>
        </w:rPr>
        <w:t>ms</w:t>
      </w:r>
      <w:proofErr w:type="spellEnd"/>
      <w:r w:rsidR="00B47FA7" w:rsidRPr="017594A7">
        <w:rPr>
          <w:lang w:val="en-GB"/>
        </w:rPr>
        <w:t xml:space="preserve">; TE2: 7.38 </w:t>
      </w:r>
      <w:proofErr w:type="spellStart"/>
      <w:r w:rsidR="00B47FA7" w:rsidRPr="017594A7">
        <w:rPr>
          <w:lang w:val="en-GB"/>
        </w:rPr>
        <w:t>ms</w:t>
      </w:r>
      <w:proofErr w:type="spellEnd"/>
      <w:r w:rsidR="00B47FA7" w:rsidRPr="017594A7">
        <w:rPr>
          <w:lang w:val="en-GB"/>
        </w:rPr>
        <w:t>; matrix 74×74; voxel size: 2.97×2.97×2.80 mm; 36 slices, with 15% gap; flip angle: 60°)</w:t>
      </w:r>
      <w:r w:rsidR="0041446A" w:rsidRPr="017594A7">
        <w:rPr>
          <w:lang w:val="en-GB"/>
        </w:rPr>
        <w:t>.</w:t>
      </w:r>
    </w:p>
    <w:p w14:paraId="0E9E2A72" w14:textId="1634321D" w:rsidR="00BA4EB2" w:rsidRPr="00B47FA7" w:rsidRDefault="001B1F45" w:rsidP="017594A7">
      <w:pPr>
        <w:pStyle w:val="Heading3"/>
        <w:keepNext w:val="0"/>
        <w:keepLines w:val="0"/>
        <w:rPr>
          <w:u w:val="single"/>
        </w:rPr>
      </w:pPr>
      <w:r>
        <w:t>Anatomical Preprocessing</w:t>
      </w:r>
    </w:p>
    <w:p w14:paraId="230C5844" w14:textId="5CFFDCF0" w:rsidR="001B1F45" w:rsidRDefault="001C27F4" w:rsidP="017594A7">
      <w:r>
        <w:lastRenderedPageBreak/>
        <w:t xml:space="preserve">A total of 1 T1-weighted (T1w) images were found within the input BIDS </w:t>
      </w:r>
      <w:proofErr w:type="spellStart"/>
      <w:proofErr w:type="gramStart"/>
      <w:r>
        <w:t>dataset.The</w:t>
      </w:r>
      <w:proofErr w:type="spellEnd"/>
      <w:proofErr w:type="gramEnd"/>
      <w:r>
        <w:t xml:space="preserve"> T1-weighted (T1w) image was corrected for intensity non-uniformity (INU) with N4BiasFieldCorrection (Tustison et al. 2010), distributed with ANTs 2.3.3 (Avants et al. 2008, RRID:SCR_004757), and used as T1w-reference throughout the workflow. The T1w-reference was then skull-stripped with a </w:t>
      </w:r>
      <w:proofErr w:type="spellStart"/>
      <w:r>
        <w:t>Nipype</w:t>
      </w:r>
      <w:proofErr w:type="spellEnd"/>
      <w:r>
        <w:t xml:space="preserve"> implementation of the antsBrainExtraction.sh workflow (from ANTs), using OASIS30ANTs as target template. Brain tissue segmentation of cerebrospinal fluid (CSF), white-matter (WM) and gray-matter (GM) was performed on the brain-extracted T1w using fast (FSL 5.0.9, RRID:SCR_002823, Zhang, Brady, and Smith 2001). Volume-based spatial normalization to one standard space (MNI152NLin2009cAsym) was performed through nonlinear registration with </w:t>
      </w:r>
      <w:proofErr w:type="spellStart"/>
      <w:r>
        <w:t>antsRegistration</w:t>
      </w:r>
      <w:proofErr w:type="spellEnd"/>
      <w:r>
        <w:t xml:space="preserve"> (ANTs 2.3.3), using brain-extracted versions of both T1w reference and the T1w template. The following template was selected for spatial normalization: ICBM 152 Nonlinear Asymmetrical template version 2009c </w:t>
      </w:r>
      <w:r w:rsidR="7486C12B">
        <w:t>(</w:t>
      </w:r>
      <w:proofErr w:type="spellStart"/>
      <w:r>
        <w:t>Fonov</w:t>
      </w:r>
      <w:proofErr w:type="spellEnd"/>
      <w:r>
        <w:t xml:space="preserve"> et al.</w:t>
      </w:r>
      <w:r w:rsidR="633D0CD5">
        <w:t xml:space="preserve">, </w:t>
      </w:r>
      <w:r>
        <w:t xml:space="preserve">2009, RRID:SCR_008796; </w:t>
      </w:r>
      <w:proofErr w:type="spellStart"/>
      <w:r>
        <w:t>TemplateFlow</w:t>
      </w:r>
      <w:proofErr w:type="spellEnd"/>
      <w:r>
        <w:t xml:space="preserve"> ID: MNI152NLin2009cAsym</w:t>
      </w:r>
      <w:r w:rsidR="5D80375C">
        <w:t>).</w:t>
      </w:r>
    </w:p>
    <w:p w14:paraId="7832A4AD" w14:textId="20AAC962" w:rsidR="001B1F45" w:rsidRPr="00B47FA7" w:rsidRDefault="001B1F45" w:rsidP="017594A7">
      <w:pPr>
        <w:pStyle w:val="Heading3"/>
        <w:keepNext w:val="0"/>
        <w:keepLines w:val="0"/>
        <w:rPr>
          <w:u w:val="single"/>
        </w:rPr>
      </w:pPr>
      <w:r>
        <w:t>Functional Preprocessing</w:t>
      </w:r>
    </w:p>
    <w:p w14:paraId="0D25C03E" w14:textId="7D5DBAE5" w:rsidR="00002450" w:rsidRDefault="00EC3622" w:rsidP="017594A7">
      <w:r>
        <w:t xml:space="preserve">For each of the </w:t>
      </w:r>
      <w:r w:rsidR="0006782B">
        <w:t>2</w:t>
      </w:r>
      <w:r>
        <w:t xml:space="preserve"> BOLD runs per subject, the following preprocessing </w:t>
      </w:r>
      <w:r w:rsidR="1C905A86">
        <w:t>steps</w:t>
      </w:r>
      <w:r>
        <w:t xml:space="preserve"> w</w:t>
      </w:r>
      <w:r w:rsidR="53A5B64A">
        <w:t>ere</w:t>
      </w:r>
      <w:r>
        <w:t xml:space="preserve"> performed. First, a reference volume and its skull-stripped version were generated using a custom methodology of </w:t>
      </w:r>
      <w:proofErr w:type="spellStart"/>
      <w:r>
        <w:t>fMRIPrep</w:t>
      </w:r>
      <w:proofErr w:type="spellEnd"/>
      <w:r>
        <w:t xml:space="preserve">. A B0-nonuniformity map (or </w:t>
      </w:r>
      <w:proofErr w:type="spellStart"/>
      <w:r>
        <w:t>fieldmap</w:t>
      </w:r>
      <w:proofErr w:type="spellEnd"/>
      <w:r>
        <w:t xml:space="preserve">) was estimated based on a phase-difference map calculated with a dual-echo GRE (gradient-recall echo) sequence, processed with a custom workflow of </w:t>
      </w:r>
      <w:proofErr w:type="spellStart"/>
      <w:r>
        <w:t>SDCFlows</w:t>
      </w:r>
      <w:proofErr w:type="spellEnd"/>
      <w:r>
        <w:t xml:space="preserve"> inspired by the </w:t>
      </w:r>
      <w:proofErr w:type="spellStart"/>
      <w:r>
        <w:t>epidewarp.fsl</w:t>
      </w:r>
      <w:proofErr w:type="spellEnd"/>
      <w:r>
        <w:t xml:space="preserve"> script and further improvements in HCP Pipelines (Glasser et al. 2013). The </w:t>
      </w:r>
      <w:proofErr w:type="spellStart"/>
      <w:r>
        <w:t>fieldmap</w:t>
      </w:r>
      <w:proofErr w:type="spellEnd"/>
      <w:r>
        <w:t xml:space="preserve"> was then co-registered to the target EPI (echo-planar imaging) reference run and converted to a displacements field map (amenable to registration tools such as ANTs) with FSL’s fugue and other </w:t>
      </w:r>
      <w:proofErr w:type="spellStart"/>
      <w:r>
        <w:t>SDCflows</w:t>
      </w:r>
      <w:proofErr w:type="spellEnd"/>
      <w:r>
        <w:t xml:space="preserve"> tools. Based on the estimated susceptibility distortion, a corrected EPI (echo-planar imaging) reference was calculated for a more accurate co-registration with the anatomical reference. The BOLD reference was then co-registered to the T1w reference using flirt (FSL 5.0.9, Jenkinson and Smith 2001) with the boundary-based registration (Greve and Fischl 2009) cost-function. Co-registration was configured with nine degrees of freedom to account for distortions remaining in the BOLD reference. Head-motion parameters with respect to the BOLD reference </w:t>
      </w:r>
      <w:r>
        <w:lastRenderedPageBreak/>
        <w:t xml:space="preserve">(transformation matrices, and six corresponding rotation and translation parameters) are estimated before any spatiotemporal filtering using </w:t>
      </w:r>
      <w:proofErr w:type="spellStart"/>
      <w:r>
        <w:t>mcflirt</w:t>
      </w:r>
      <w:proofErr w:type="spellEnd"/>
      <w:r>
        <w:t xml:space="preserve"> (FSL 5.0.9, Jenkinson et al. 2002). BOLD runs were slice-time corrected using 3dTshift from AFNI 20160207 (Cox and Hyde 1997, RRID:SCR_005927). The BOLD time-series (including slice-timing correction when applied) were resampled onto their original, native space by applying a single, composite transform to correct for head-motion and susceptibility distortions. These resampled BOLD time-series will be referred to as preprocessed BOLD in original space, or just preprocessed BOLD. The BOLD time-series were resampled into standard space, generating a preprocessed BOLD run in MNI152NLin2009cAsym space. First, a reference volume and its skull-stripped version were generated using a custom methodology of </w:t>
      </w:r>
      <w:proofErr w:type="spellStart"/>
      <w:r>
        <w:t>fMRIPrep</w:t>
      </w:r>
      <w:proofErr w:type="spellEnd"/>
      <w:r>
        <w:t xml:space="preserve">. </w:t>
      </w:r>
    </w:p>
    <w:p w14:paraId="4F7AD2FB" w14:textId="77777777" w:rsidR="00392751" w:rsidRDefault="00EC3622" w:rsidP="017594A7">
      <w:r>
        <w:t xml:space="preserve">Several confounding time-series were calculated based on the preprocessed BOLD: framewise displacement (FD), DVARS and three region-wise global signals. FD was computed using two formulations following Power (absolute sum of relative motions, Power et al. (2014)) and Jenkinson (relative root mean square displacement between </w:t>
      </w:r>
      <w:proofErr w:type="spellStart"/>
      <w:r>
        <w:t>affines</w:t>
      </w:r>
      <w:proofErr w:type="spellEnd"/>
      <w:r>
        <w:t xml:space="preserve">, Jenkinson et al. (2002)). FD and DVARS are calculated for each functional run, both using their implementations in </w:t>
      </w:r>
      <w:proofErr w:type="spellStart"/>
      <w:r>
        <w:t>Nipype</w:t>
      </w:r>
      <w:proofErr w:type="spellEnd"/>
      <w:r>
        <w:t xml:space="preserve"> (following the definitions by Power et al. 2014). The three global signals are extracted within the CSF, the WM, and the whole-brain masks. Additionally, a set of physiological regressors were extracted to allow for component-based noise correction (</w:t>
      </w:r>
      <w:proofErr w:type="spellStart"/>
      <w:r>
        <w:t>CompCor</w:t>
      </w:r>
      <w:proofErr w:type="spellEnd"/>
      <w:r>
        <w:t xml:space="preserve">, Behzadi et al. 2007). Principal components are estimated after high-pass filtering the preprocessed BOLD time-series (using a discrete cosine filter with 128s cut-off) for the two </w:t>
      </w:r>
      <w:proofErr w:type="spellStart"/>
      <w:r>
        <w:t>CompCor</w:t>
      </w:r>
      <w:proofErr w:type="spellEnd"/>
      <w:r>
        <w:t xml:space="preserve"> variants: temporal (</w:t>
      </w:r>
      <w:proofErr w:type="spellStart"/>
      <w:r>
        <w:t>tCompCor</w:t>
      </w:r>
      <w:proofErr w:type="spellEnd"/>
      <w:r>
        <w:t>) and anatomical (</w:t>
      </w:r>
      <w:proofErr w:type="spellStart"/>
      <w:r>
        <w:t>aCompCor</w:t>
      </w:r>
      <w:proofErr w:type="spellEnd"/>
      <w:r>
        <w:t xml:space="preserve">). </w:t>
      </w:r>
      <w:proofErr w:type="spellStart"/>
      <w:r>
        <w:t>tCompCor</w:t>
      </w:r>
      <w:proofErr w:type="spellEnd"/>
      <w:r>
        <w:t xml:space="preserve"> components are then calculated from the top 2% variable voxels within the brain mask. For </w:t>
      </w:r>
      <w:proofErr w:type="spellStart"/>
      <w:r>
        <w:t>aCompCor</w:t>
      </w:r>
      <w:proofErr w:type="spellEnd"/>
      <w:r>
        <w:t xml:space="preserve">, three probabilistic masks (CSF, WM and combined CSF+WM) are generated in anatomical space. The implementation differs from that of Behzadi et al. in that instead of eroding the masks by 2 pixels on BOLD space, the </w:t>
      </w:r>
      <w:proofErr w:type="spellStart"/>
      <w:r>
        <w:t>aCompCor</w:t>
      </w:r>
      <w:proofErr w:type="spellEnd"/>
      <w:r>
        <w:t xml:space="preserve"> masks are subtracted a mask of pixels that likely contain a volume fraction of GM. This mask is obtained by thresholding the corresponding partial volume map at 0.05, and it ensures components are not extracted from voxels containing a minimal fraction of GM. Finally, these masks are resampled into BOLD space and binarized by thresholding at 0.99 (as in the original implementation). Components are also calculated separately within the WM </w:t>
      </w:r>
      <w:r>
        <w:lastRenderedPageBreak/>
        <w:t xml:space="preserve">and CSF masks. For each </w:t>
      </w:r>
      <w:proofErr w:type="spellStart"/>
      <w:r>
        <w:t>CompCor</w:t>
      </w:r>
      <w:proofErr w:type="spellEnd"/>
      <w:r>
        <w:t xml:space="preserve"> decomposition, the k components with the largest singular values are retained, such that the retained components’ time series are sufficient to explain 50 percent of variance across the nuisance mask (CSF, WM, combined, or temporal). The remaining components are dropped from consideration. The head-motion estimates calculated in the correction step were also placed within the corresponding confounds file. All </w:t>
      </w:r>
      <w:proofErr w:type="spellStart"/>
      <w:r>
        <w:t>resamplings</w:t>
      </w:r>
      <w:proofErr w:type="spellEnd"/>
      <w:r>
        <w:t xml:space="preserve"> can be performed with a single interpolation step by composing all the pertinent transformations (i.e. head-motion transform matrices, susceptibility distortion correction when available, and co-registrations to anatomical and output spaces). Gridded (volumetric) </w:t>
      </w:r>
      <w:proofErr w:type="spellStart"/>
      <w:r>
        <w:t>resamplings</w:t>
      </w:r>
      <w:proofErr w:type="spellEnd"/>
      <w:r>
        <w:t xml:space="preserve"> were performed using </w:t>
      </w:r>
      <w:proofErr w:type="spellStart"/>
      <w:r>
        <w:t>antsApplyTransforms</w:t>
      </w:r>
      <w:proofErr w:type="spellEnd"/>
      <w:r>
        <w:t xml:space="preserve"> (ANTs), configured with Lanczos interpolation to minimize the smoothing effects of other kernels (Lanczos 1964). Non-gridded (surface) </w:t>
      </w:r>
      <w:proofErr w:type="spellStart"/>
      <w:r>
        <w:t>resamplings</w:t>
      </w:r>
      <w:proofErr w:type="spellEnd"/>
      <w:r>
        <w:t xml:space="preserve"> were performed using mri_vol2surf (</w:t>
      </w:r>
      <w:proofErr w:type="spellStart"/>
      <w:r>
        <w:t>FreeSurfer</w:t>
      </w:r>
      <w:proofErr w:type="spellEnd"/>
      <w:r>
        <w:t>).</w:t>
      </w:r>
    </w:p>
    <w:p w14:paraId="7A6008C7" w14:textId="0A4A029B" w:rsidR="00B72D80" w:rsidRDefault="00EC3622" w:rsidP="017594A7">
      <w:r>
        <w:t xml:space="preserve">Many internal operations of </w:t>
      </w:r>
      <w:proofErr w:type="spellStart"/>
      <w:r>
        <w:t>fMRIPrep</w:t>
      </w:r>
      <w:proofErr w:type="spellEnd"/>
      <w:r>
        <w:t xml:space="preserve"> use </w:t>
      </w:r>
      <w:proofErr w:type="spellStart"/>
      <w:r>
        <w:t>Nilearn</w:t>
      </w:r>
      <w:proofErr w:type="spellEnd"/>
      <w:r>
        <w:t xml:space="preserve"> 0.6.2 (Abraham et al. 2014, RRID:SCR_001362), mostly within the functional processing workflow. For more details of the pipeline, see the section corresponding to workflows in </w:t>
      </w:r>
      <w:proofErr w:type="spellStart"/>
      <w:r>
        <w:t>fMRIPrep’s</w:t>
      </w:r>
      <w:proofErr w:type="spellEnd"/>
      <w:r>
        <w:t xml:space="preserve"> documentation.</w:t>
      </w:r>
    </w:p>
    <w:p w14:paraId="767BB270" w14:textId="217F6F43" w:rsidR="00B72D80" w:rsidRPr="00B47FA7" w:rsidRDefault="00B72D80" w:rsidP="295BB7A4">
      <w:pPr>
        <w:pStyle w:val="Heading3"/>
        <w:rPr>
          <w:u w:val="single"/>
        </w:rPr>
      </w:pPr>
      <w:r>
        <w:t>Whole-brain Neuroimaging Analyses</w:t>
      </w:r>
    </w:p>
    <w:p w14:paraId="5A3A000E" w14:textId="478C0557" w:rsidR="00B72D80" w:rsidRDefault="00B72D80" w:rsidP="017594A7">
      <w:r>
        <w:t>We used FSL (version 6.0</w:t>
      </w:r>
      <w:r w:rsidR="0C96981D">
        <w:t>0</w:t>
      </w:r>
      <w:r>
        <w:t xml:space="preserve">) to conduct our neuroimaging analyses. These analyses utilized a general linear model (GLM) with local autocorrelation correction </w:t>
      </w:r>
      <w:r>
        <w:fldChar w:fldCharType="begin"/>
      </w:r>
      <w:r>
        <w:instrText xml:space="preserve"> ADDIN EN.CITE &lt;EndNote&gt;&lt;Cite&gt;&lt;Author&gt;Woolrich&lt;/Author&gt;&lt;Year&gt;2001&lt;/Year&gt;&lt;RecNum&gt;1325&lt;/RecNum&gt;&lt;DisplayText&gt;(Woolrich, Ripley, Brady, &amp;amp; Smith, 2001)&lt;/DisplayText&gt;&lt;record&gt;&lt;rec-number&gt;1325&lt;/rec-number&gt;&lt;foreign-keys&gt;&lt;key app="EN" db-id="tvxxteddmasfrreadsv5xaahs5twafwvszdt" timestamp="1627444476"&gt;1325&lt;/key&gt;&lt;/foreign-keys&gt;&lt;ref-type name="Journal Article"&gt;17&lt;/ref-type&gt;&lt;contributors&gt;&lt;authors&gt;&lt;author&gt;Woolrich, M. W.&lt;/author&gt;&lt;author&gt;Ripley, B. D.&lt;/author&gt;&lt;author&gt;Brady, M.&lt;/author&gt;&lt;author&gt;Smith, S. M.&lt;/author&gt;&lt;/authors&gt;&lt;/contributors&gt;&lt;auth-address&gt;Oxford Centre for Functional Magnetic Resonance Imaging of the Brain, Department of Engineering Science, University of Oxford, Oxford OX3 9DU, United Kingdom.&lt;/auth-address&gt;&lt;titles&gt;&lt;title&gt;Temporal autocorrelation in univariate linear modeling of FMRI data&lt;/title&gt;&lt;secondary-title&gt;Neuroimage&lt;/secondary-title&gt;&lt;/titles&gt;&lt;periodical&gt;&lt;full-title&gt;NeuroImage&lt;/full-title&gt;&lt;abbr-1&gt;NeuroImage&lt;/abbr-1&gt;&lt;/periodical&gt;&lt;pages&gt;1370-86&lt;/pages&gt;&lt;volume&gt;14&lt;/volume&gt;&lt;number&gt;6&lt;/number&gt;&lt;edition&gt;2001/11/15&lt;/edition&gt;&lt;keywords&gt;&lt;keyword&gt;Artifacts&lt;/keyword&gt;&lt;keyword&gt;Brain/anatomy &amp;amp; histology/*physiology&lt;/keyword&gt;&lt;keyword&gt;Calibration&lt;/keyword&gt;&lt;keyword&gt;Fourier Analysis&lt;/keyword&gt;&lt;keyword&gt;Humans&lt;/keyword&gt;&lt;keyword&gt;*Image Enhancement&lt;/keyword&gt;&lt;keyword&gt;*Image Processing, Computer-Assisted&lt;/keyword&gt;&lt;keyword&gt;*Linear Models&lt;/keyword&gt;&lt;keyword&gt;*Magnetic Resonance Imaging&lt;/keyword&gt;&lt;/keywords&gt;&lt;dates&gt;&lt;year&gt;2001&lt;/year&gt;&lt;pub-dates&gt;&lt;date&gt;Dec&lt;/date&gt;&lt;/pub-dates&gt;&lt;/dates&gt;&lt;isbn&gt;1053-8119 (Print)&amp;#xD;1053-8119 (Linking)&lt;/isbn&gt;&lt;accession-num&gt;11707093&lt;/accession-num&gt;&lt;urls&gt;&lt;related-urls&gt;&lt;url&gt;https://www.ncbi.nlm.nih.gov/pubmed/11707093&lt;/url&gt;&lt;/related-urls&gt;&lt;/urls&gt;&lt;electronic-resource-num&gt;10.1006/nimg.2001.0931&lt;/electronic-resource-num&gt;&lt;/record&gt;&lt;/Cite&gt;&lt;/EndNote&gt;</w:instrText>
      </w:r>
      <w:r>
        <w:fldChar w:fldCharType="separate"/>
      </w:r>
      <w:r w:rsidR="006B04D4" w:rsidRPr="43F69BF4">
        <w:rPr>
          <w:noProof/>
        </w:rPr>
        <w:t>(Woolrich, Ripley, Brady, &amp; Smith, 2001)</w:t>
      </w:r>
      <w:r>
        <w:fldChar w:fldCharType="end"/>
      </w:r>
      <w:r>
        <w:t xml:space="preserve">. We first focused on task-related activation using a GLM consisting of nine regressors. We used three regressors to model trials (duration = 3.5 s) within each of the partner blocks. We also included parametric modulators for each of these three regressors, where each trial within a block was weighted by the amount of the offer (i.e., the fairness) on that trial. Given that response time may vary across conditions and participants, we included additional regressors modeling the response as a constant term and with a parametric modulator for the response time on each trial. Finally, we included a regressor to account for missed trials. Each of these regressors were convolved with the canonical hemodynamic response </w:t>
      </w:r>
      <w:commentRangeStart w:id="66"/>
      <w:commentRangeStart w:id="67"/>
      <w:commentRangeStart w:id="68"/>
      <w:commentRangeStart w:id="69"/>
      <w:commentRangeStart w:id="70"/>
      <w:commentRangeStart w:id="71"/>
      <w:r>
        <w:t>function</w:t>
      </w:r>
      <w:commentRangeEnd w:id="66"/>
      <w:r>
        <w:rPr>
          <w:rStyle w:val="CommentReference"/>
          <w:sz w:val="24"/>
          <w:szCs w:val="24"/>
        </w:rPr>
        <w:commentReference w:id="66"/>
      </w:r>
      <w:commentRangeEnd w:id="67"/>
      <w:r>
        <w:rPr>
          <w:rStyle w:val="CommentReference"/>
          <w:sz w:val="24"/>
          <w:szCs w:val="24"/>
        </w:rPr>
        <w:commentReference w:id="67"/>
      </w:r>
      <w:commentRangeEnd w:id="68"/>
      <w:r>
        <w:rPr>
          <w:rStyle w:val="CommentReference"/>
          <w:sz w:val="24"/>
          <w:szCs w:val="24"/>
        </w:rPr>
        <w:commentReference w:id="68"/>
      </w:r>
      <w:commentRangeEnd w:id="69"/>
      <w:r>
        <w:rPr>
          <w:rStyle w:val="CommentReference"/>
          <w:sz w:val="24"/>
          <w:szCs w:val="24"/>
        </w:rPr>
        <w:commentReference w:id="69"/>
      </w:r>
      <w:commentRangeEnd w:id="70"/>
      <w:r>
        <w:rPr>
          <w:rStyle w:val="CommentReference"/>
          <w:sz w:val="24"/>
          <w:szCs w:val="24"/>
        </w:rPr>
        <w:commentReference w:id="70"/>
      </w:r>
      <w:commentRangeEnd w:id="71"/>
      <w:r>
        <w:rPr>
          <w:rStyle w:val="CommentReference"/>
          <w:sz w:val="24"/>
          <w:szCs w:val="24"/>
        </w:rPr>
        <w:commentReference w:id="71"/>
      </w:r>
      <w:r>
        <w:t xml:space="preserve">. </w:t>
      </w:r>
    </w:p>
    <w:p w14:paraId="23E9A102" w14:textId="5A28FB3D" w:rsidR="00B72D80" w:rsidRDefault="7859F796" w:rsidP="017594A7">
      <w:commentRangeStart w:id="72"/>
      <w:commentRangeStart w:id="73"/>
      <w:r>
        <w:t xml:space="preserve">We </w:t>
      </w:r>
      <w:r w:rsidR="038FDF92">
        <w:t xml:space="preserve">additionally </w:t>
      </w:r>
      <w:r>
        <w:t xml:space="preserve">generated </w:t>
      </w:r>
      <w:r w:rsidR="6D012CB4">
        <w:t>t</w:t>
      </w:r>
      <w:r>
        <w:t>rial</w:t>
      </w:r>
      <w:r w:rsidR="170CAA08">
        <w:t>-by-trial</w:t>
      </w:r>
      <w:r>
        <w:t xml:space="preserve"> estimates of BOLD activity in our ROIs using the </w:t>
      </w:r>
      <w:r w:rsidR="26BA82E5">
        <w:t xml:space="preserve">Least Squares </w:t>
      </w:r>
      <w:r w:rsidR="0D31A1A2">
        <w:t>– Separate</w:t>
      </w:r>
      <w:r w:rsidR="26BA82E5">
        <w:t xml:space="preserve"> </w:t>
      </w:r>
      <w:r w:rsidR="1CF835D4">
        <w:t xml:space="preserve">model </w:t>
      </w:r>
      <w:r w:rsidR="26BA82E5">
        <w:t>(LSS;</w:t>
      </w:r>
      <w:r w:rsidR="61EEE8C0">
        <w:t xml:space="preserve"> Mumford et al., 2012)</w:t>
      </w:r>
      <w:r w:rsidR="0A74525D">
        <w:t>. Under this approach,</w:t>
      </w:r>
      <w:r w:rsidR="34B4A4CD">
        <w:t xml:space="preserve"> separate </w:t>
      </w:r>
      <w:r w:rsidR="5F59EC23">
        <w:lastRenderedPageBreak/>
        <w:t xml:space="preserve">design matrices of </w:t>
      </w:r>
      <w:r w:rsidR="34B4A4CD">
        <w:t xml:space="preserve">GLMs </w:t>
      </w:r>
      <w:r w:rsidR="6324BCEC">
        <w:t xml:space="preserve">with </w:t>
      </w:r>
      <w:r w:rsidR="138A15A2">
        <w:t xml:space="preserve">two regressors </w:t>
      </w:r>
      <w:r w:rsidR="34B4A4CD">
        <w:t xml:space="preserve">are run for each of the </w:t>
      </w:r>
      <w:r w:rsidR="697C9A4F" w:rsidRPr="2FBABF09">
        <w:rPr>
          <w:i/>
          <w:iCs/>
        </w:rPr>
        <w:t xml:space="preserve">t </w:t>
      </w:r>
      <w:r w:rsidR="34B4A4CD">
        <w:t>trials</w:t>
      </w:r>
      <w:r w:rsidR="6CF2F39A">
        <w:t>, w</w:t>
      </w:r>
      <w:r w:rsidR="3437A309">
        <w:t xml:space="preserve">ith </w:t>
      </w:r>
      <w:proofErr w:type="spellStart"/>
      <w:r w:rsidR="6CF2F39A" w:rsidRPr="2FBABF09">
        <w:rPr>
          <w:i/>
          <w:iCs/>
        </w:rPr>
        <w:t>t</w:t>
      </w:r>
      <w:r w:rsidR="6CF2F39A" w:rsidRPr="2FBABF09">
        <w:rPr>
          <w:i/>
          <w:iCs/>
          <w:vertAlign w:val="subscript"/>
        </w:rPr>
        <w:t>i</w:t>
      </w:r>
      <w:proofErr w:type="spellEnd"/>
      <w:r w:rsidR="6CF2F39A" w:rsidRPr="2FBABF09">
        <w:rPr>
          <w:i/>
          <w:iCs/>
          <w:vertAlign w:val="subscript"/>
        </w:rPr>
        <w:t xml:space="preserve"> </w:t>
      </w:r>
      <w:r w:rsidR="6CF2F39A">
        <w:t xml:space="preserve">modeled as the regressor of interest </w:t>
      </w:r>
      <w:r w:rsidR="2F97FF00">
        <w:t xml:space="preserve">and all other trials combined </w:t>
      </w:r>
      <w:r w:rsidR="7F2582E0">
        <w:t xml:space="preserve">into a single nuisance regressor. </w:t>
      </w:r>
      <w:r w:rsidR="18E76D1F">
        <w:t xml:space="preserve">For participants with complete data, we would therefore run a total of 144 GLMs </w:t>
      </w:r>
      <w:r w:rsidR="3EFA5D04">
        <w:t>to estimate trial activation in each ROI.</w:t>
      </w:r>
      <w:commentRangeEnd w:id="72"/>
      <w:r>
        <w:rPr>
          <w:rStyle w:val="CommentReference"/>
          <w:sz w:val="24"/>
          <w:szCs w:val="24"/>
        </w:rPr>
        <w:commentReference w:id="72"/>
      </w:r>
      <w:commentRangeEnd w:id="73"/>
      <w:r>
        <w:rPr>
          <w:rStyle w:val="CommentReference"/>
          <w:sz w:val="24"/>
          <w:szCs w:val="24"/>
        </w:rPr>
        <w:commentReference w:id="73"/>
      </w:r>
    </w:p>
    <w:p w14:paraId="7E210787" w14:textId="2CF803F5" w:rsidR="00B72D80" w:rsidRDefault="3216E389">
      <w:r>
        <w:t>T</w:t>
      </w:r>
      <w:r w:rsidR="00B72D80">
        <w:t xml:space="preserve">ask-dependent changes in connectivity </w:t>
      </w:r>
      <w:r w:rsidR="5ED063A3">
        <w:t xml:space="preserve">were examined </w:t>
      </w:r>
      <w:r w:rsidR="00B72D80">
        <w:t xml:space="preserve">using psychophysiological interaction (PPI) analysis </w:t>
      </w:r>
      <w:r>
        <w:fldChar w:fldCharType="begin">
          <w:fldData xml:space="preserve">PEVuZE5vdGU+PENpdGU+PEF1dGhvcj5GcmlzdG9uPC9BdXRob3I+PFllYXI+MTk5NzwvWWVhcj48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=
</w:fldData>
        </w:fldChar>
      </w:r>
      <w:r>
        <w:instrText xml:space="preserve"> ADDIN EN.CITE </w:instrText>
      </w:r>
      <w:r>
        <w:fldChar w:fldCharType="begin">
          <w:fldData xml:space="preserve">PEVuZE5vdGU+PENpdGU+PEF1dGhvcj5GcmlzdG9uPC9BdXRob3I+PFllYXI+MTk5NzwvWWVhcj48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=
</w:fldData>
        </w:fldChar>
      </w:r>
      <w:r>
        <w:instrText xml:space="preserve"> ADDIN EN.CITE.DATA </w:instrText>
      </w:r>
      <w:r>
        <w:fldChar w:fldCharType="end"/>
      </w:r>
      <w:r>
        <w:fldChar w:fldCharType="separate"/>
      </w:r>
      <w:r w:rsidR="002D4D54" w:rsidRPr="43F69BF4">
        <w:rPr>
          <w:noProof/>
        </w:rPr>
        <w:t>(Friston, et al., 1997; Smith, Gseir, Speer, &amp; Delgado, 2016)</w:t>
      </w:r>
      <w:r>
        <w:fldChar w:fldCharType="end"/>
      </w:r>
      <w:r w:rsidR="00B72D80">
        <w:t xml:space="preserve">. Regions exhibiting significant PPI effect can be interpreted as showing a context-specific modulation of effective connectivity, though we note that the directionality of such an effect is ambiguous without additional analyses </w:t>
      </w:r>
      <w:r>
        <w:fldChar w:fldCharType="begin"/>
      </w:r>
      <w:r>
        <w:instrText xml:space="preserve"> ADDIN EN.CITE &lt;EndNote&gt;&lt;Cite&gt;&lt;Author&gt;Friston&lt;/Author&gt;&lt;Year&gt;2011&lt;/Year&gt;&lt;RecNum&gt;776&lt;/RecNum&gt;&lt;DisplayText&gt;(Friston, 2011)&lt;/DisplayText&gt;&lt;record&gt;&lt;rec-number&gt;776&lt;/rec-number&gt;&lt;foreign-keys&gt;&lt;key app="EN" db-id="tvxxteddmasfrreadsv5xaahs5twafwvszdt" timestamp="1579659683"&gt;776&lt;/key&gt;&lt;/foreign-keys&gt;&lt;ref-type name="Journal Article"&gt;17&lt;/ref-type&gt;&lt;contributors&gt;&lt;authors&gt;&lt;author&gt;Friston, K. J.&lt;/author&gt;&lt;/authors&gt;&lt;/contributors&gt;&lt;auth-address&gt;The Wellcome Trust Centre for Neuroimaging, University College London, London, United Kingdom. k.friston@fil.ion.ucl.ac.uk&lt;/auth-address&gt;&lt;titles&gt;&lt;title&gt;Functional and effective connectivity: a review&lt;/title&gt;&lt;secondary-title&gt;Brain Connect&lt;/secondary-title&gt;&lt;alt-title&gt;Brain connectivity&lt;/alt-title&gt;&lt;/titles&gt;&lt;periodical&gt;&lt;full-title&gt;Brain Connect&lt;/full-title&gt;&lt;abbr-1&gt;Brain connectivity&lt;/abbr-1&gt;&lt;/periodical&gt;&lt;alt-periodical&gt;&lt;full-title&gt;Brain Connect&lt;/full-title&gt;&lt;abbr-1&gt;Brain connectivity&lt;/abbr-1&gt;&lt;/alt-periodical&gt;&lt;pages&gt;13-36&lt;/pages&gt;&lt;volume&gt;1&lt;/volume&gt;&lt;number&gt;1&lt;/number&gt;&lt;keywords&gt;&lt;keyword&gt;Animals&lt;/keyword&gt;&lt;keyword&gt;Brain/*physiology&lt;/keyword&gt;&lt;keyword&gt;Brain Mapping/methods&lt;/keyword&gt;&lt;keyword&gt;Humans&lt;/keyword&gt;&lt;keyword&gt;*Models, Neurological&lt;/keyword&gt;&lt;keyword&gt;Nerve Net/*physiology&lt;/keyword&gt;&lt;keyword&gt;Neural Pathways/physiology&lt;/keyword&gt;&lt;/keywords&gt;&lt;dates&gt;&lt;year&gt;2011&lt;/year&gt;&lt;/dates&gt;&lt;isbn&gt;2158-0022 (Electronic)&lt;/isbn&gt;&lt;accession-num&gt;22432952&lt;/accession-num&gt;&lt;urls&gt;&lt;related-urls&gt;&lt;url&gt;http://www.ncbi.nlm.nih.gov/pubmed/22432952&lt;/url&gt;&lt;/related-urls&gt;&lt;/urls&gt;&lt;electronic-resource-num&gt;10.1089/brain.2011.0008&lt;/electronic-resource-num&gt;&lt;/record&gt;&lt;/Cite&gt;&lt;/EndNote&gt;</w:instrText>
      </w:r>
      <w:r>
        <w:fldChar w:fldCharType="separate"/>
      </w:r>
      <w:r w:rsidR="004C5E00" w:rsidRPr="43F69BF4">
        <w:rPr>
          <w:noProof/>
        </w:rPr>
        <w:t>(Friston, 2011)</w:t>
      </w:r>
      <w:r>
        <w:fldChar w:fldCharType="end"/>
      </w:r>
      <w:r w:rsidR="00B72D80">
        <w:t xml:space="preserve">. </w:t>
      </w:r>
      <w:commentRangeStart w:id="75"/>
      <w:r w:rsidR="00B72D80">
        <w:t>Given that our primary hypotheses focus on the executive control network (ECN)</w:t>
      </w:r>
      <w:ins w:id="76" w:author="Jimmy Wyngaarden" w:date="2025-06-26T13:12:00Z">
        <w:r w:rsidR="0518C390">
          <w:t xml:space="preserve"> and default mode network (DMN)</w:t>
        </w:r>
      </w:ins>
      <w:r w:rsidR="00B72D80">
        <w:t>,</w:t>
      </w:r>
      <w:commentRangeEnd w:id="75"/>
      <w:r>
        <w:rPr>
          <w:rStyle w:val="CommentReference"/>
          <w:sz w:val="24"/>
          <w:szCs w:val="24"/>
        </w:rPr>
        <w:commentReference w:id="75"/>
      </w:r>
      <w:r w:rsidR="00B72D80">
        <w:t xml:space="preserve"> we elected to use a network PPI approach that is not limited to single seed regions </w:t>
      </w:r>
      <w:r>
        <w:fldChar w:fldCharType="begin"/>
      </w:r>
      <w:r>
        <w:instrText xml:space="preserve"> ADDIN EN.CITE &lt;EndNote&gt;&lt;Cite&gt;&lt;Author&gt;Utevsky&lt;/Author&gt;&lt;Year&gt;2017&lt;/Year&gt;&lt;RecNum&gt;742&lt;/RecNum&gt;&lt;DisplayText&gt;(Dobryakova &amp;amp; Smith, 2022; Utevsky, Smith, Young, &amp;amp; Huettel, 2017)&lt;/DisplayText&gt;&lt;record&gt;&lt;rec-number&gt;742&lt;/rec-number&gt;&lt;foreign-keys&gt;&lt;key app="EN" db-id="tvxxteddmasfrreadsv5xaahs5twafwvszdt" timestamp="1579659683"&gt;742&lt;/key&gt;&lt;/foreign-keys&gt;&lt;ref-type name="Journal Article"&gt;17&lt;/ref-type&gt;&lt;contributors&gt;&lt;authors&gt;&lt;author&gt;Utevsky, Amanda V.&lt;/author&gt;&lt;author&gt;Smith, David V.&lt;/author&gt;&lt;author&gt;Young, Jacob S.&lt;/author&gt;&lt;author&gt;Huettel, Scott A.&lt;/author&gt;&lt;/authors&gt;&lt;/contributors&gt;&lt;titles&gt;&lt;title&gt;Large-Scale Network Coupling with the Fusiform Cortex Facilitates Future Social Motivation&lt;/title&gt;&lt;secondary-title&gt;eneuro&lt;/secondary-title&gt;&lt;/titles&gt;&lt;periodical&gt;&lt;full-title&gt;eneuro&lt;/full-title&gt;&lt;/periodical&gt;&lt;pages&gt;ENEURO.0084-17.2017&lt;/pages&gt;&lt;volume&gt;4&lt;/volume&gt;&lt;number&gt;5&lt;/number&gt;&lt;dates&gt;&lt;year&gt;2017&lt;/year&gt;&lt;/dates&gt;&lt;isbn&gt;2373-2822&lt;/isbn&gt;&lt;urls&gt;&lt;/urls&gt;&lt;electronic-resource-num&gt;10.1523/eneuro.0084-17.2017&lt;/electronic-resource-num&gt;&lt;/record&gt;&lt;/Cite&gt;&lt;Cite&gt;&lt;Author&gt;Dobryakova&lt;/Author&gt;&lt;Year&gt;2022&lt;/Year&gt;&lt;RecNum&gt;1494&lt;/RecNum&gt;&lt;record&gt;&lt;rec-number&gt;1494&lt;/rec-number&gt;&lt;foreign-keys&gt;&lt;key app="EN" db-id="tvxxteddmasfrreadsv5xaahs5twafwvszdt" timestamp="1702441090"&gt;1494&lt;/key&gt;&lt;/foreign-keys&gt;&lt;ref-type name="Journal Article"&gt;17&lt;/ref-type&gt;&lt;contributors&gt;&lt;authors&gt;&lt;author&gt;Dobryakova, Ekaterina&lt;/author&gt;&lt;author&gt;Smith, David V.&lt;/author&gt;&lt;/authors&gt;&lt;/contributors&gt;&lt;titles&gt;&lt;title&gt;Reward enhances connectivity between the ventral striatum and the default mode network&lt;/title&gt;&lt;secondary-title&gt;NeuroImage&lt;/secondary-title&gt;&lt;/titles&gt;&lt;periodical&gt;&lt;full-title&gt;NeuroImage&lt;/full-title&gt;&lt;abbr-1&gt;NeuroImage&lt;/abbr-1&gt;&lt;/periodical&gt;&lt;pages&gt;119398&lt;/pages&gt;&lt;volume&gt;258&lt;/volume&gt;&lt;dates&gt;&lt;year&gt;2022&lt;/year&gt;&lt;pub-dates&gt;&lt;date&gt;2022/09/01/&lt;/date&gt;&lt;/pub-dates&gt;&lt;/dates&gt;&lt;isbn&gt;1053-8119&lt;/isbn&gt;&lt;urls&gt;&lt;related-urls&gt;&lt;url&gt;https://www.sciencedirect.com/science/article/pii/S1053811922005158&lt;/url&gt;&lt;/related-urls&gt;&lt;/urls&gt;&lt;electronic-resource-num&gt;https://doi.org/10.1016/j.neuroimage.2022.119398&lt;/electronic-resource-num&gt;&lt;/record&gt;&lt;/Cite&gt;&lt;/EndNote&gt;</w:instrText>
      </w:r>
      <w:r>
        <w:fldChar w:fldCharType="separate"/>
      </w:r>
      <w:r w:rsidR="001746F4" w:rsidRPr="43F69BF4">
        <w:rPr>
          <w:noProof/>
        </w:rPr>
        <w:t>(Dobryakova &amp; Smith, 2022; Utevsky, Smith, Young, &amp; Huettel, 2017)</w:t>
      </w:r>
      <w:r>
        <w:fldChar w:fldCharType="end"/>
      </w:r>
      <w:r w:rsidR="00B72D80">
        <w:t xml:space="preserve">. </w:t>
      </w:r>
      <w:ins w:id="78" w:author="Jimmy Wyngaarden" w:date="2025-06-26T13:12:00Z">
        <w:r w:rsidR="7EFE6769">
          <w:t xml:space="preserve">We conducted two separate models using the 10 </w:t>
        </w:r>
      </w:ins>
      <w:del w:id="79" w:author="Jimmy Wyngaarden" w:date="2025-06-26T13:13:00Z">
        <w:r w:rsidDel="00B72D80">
          <w:delText>We included the ECN as our primary network of interest and we included nine additional</w:delText>
        </w:r>
      </w:del>
      <w:r w:rsidR="00B72D80">
        <w:t xml:space="preserve"> networks characterized in prior work </w:t>
      </w:r>
      <w:r>
        <w:fldChar w:fldCharType="begin"/>
      </w:r>
      <w:r>
        <w:instrText xml:space="preserve"> ADDIN EN.CITE &lt;EndNote&gt;&lt;Cite&gt;&lt;Author&gt;Smith&lt;/Author&gt;&lt;Year&gt;2009&lt;/Year&gt;&lt;RecNum&gt;880&lt;/RecNum&gt;&lt;DisplayText&gt;(S. M. Smith, et al., 2009)&lt;/DisplayText&gt;&lt;record&gt;&lt;rec-number&gt;880&lt;/rec-number&gt;&lt;foreign-keys&gt;&lt;key app="EN" db-id="tvxxteddmasfrreadsv5xaahs5twafwvszdt" timestamp="1580221773"&gt;880&lt;/key&gt;&lt;/foreign-keys&gt;&lt;ref-type name="Journal Article"&gt;17&lt;/ref-type&gt;&lt;contributors&gt;&lt;authors&gt;&lt;author&gt;Smith, S. M.&lt;/author&gt;&lt;author&gt;Fox, P. T.&lt;/author&gt;&lt;author&gt;Miller, K. L.&lt;/author&gt;&lt;author&gt;Glahn, D. C.&lt;/author&gt;&lt;author&gt;Fox, P. M.&lt;/author&gt;&lt;author&gt;Mackay, C. E.&lt;/author&gt;&lt;author&gt;Filippini, N.&lt;/author&gt;&lt;author&gt;Watkins, K. E.&lt;/author&gt;&lt;author&gt;Toro, R.&lt;/author&gt;&lt;author&gt;Laird, A. R.&lt;/author&gt;&lt;author&gt;Beckmann, C. F.&lt;/author&gt;&lt;/authors&gt;&lt;/contributors&gt;&lt;auth-address&gt;Centre for Functional MRI of the Brain, University of Oxford, Oxford OX3 9DU, United Kingdom. steve@fmrib.ox.ac.uk&lt;/auth-address&gt;&lt;titles&gt;&lt;title&gt;Correspondence of the brain&amp;apos;s functional architecture during activation and rest&lt;/title&gt;&lt;secondary-title&gt;Proc Natl Acad Sci U S A&lt;/secondary-title&gt;&lt;/titles&gt;&lt;pages&gt;13040-5&lt;/pages&gt;&lt;volume&gt;106&lt;/volume&gt;&lt;number&gt;31&lt;/number&gt;&lt;keywords&gt;&lt;keyword&gt;Adult&lt;/keyword&gt;&lt;keyword&gt;Brain/*physiology&lt;/keyword&gt;&lt;keyword&gt;*Brain Mapping&lt;/keyword&gt;&lt;keyword&gt;Humans&lt;/keyword&gt;&lt;keyword&gt;Magnetic Resonance Imaging&lt;/keyword&gt;&lt;keyword&gt;Nerve Net/*physiology&lt;/keyword&gt;&lt;/keywords&gt;&lt;dates&gt;&lt;year&gt;2009&lt;/year&gt;&lt;pub-dates&gt;&lt;date&gt;Aug 4&lt;/date&gt;&lt;/pub-dates&gt;&lt;/dates&gt;&lt;isbn&gt;1091-6490 (Electronic)&amp;#xD;0027-8424 (Linking)&lt;/isbn&gt;&lt;accession-num&gt;19620724&lt;/accession-num&gt;&lt;urls&gt;&lt;related-urls&gt;&lt;url&gt;https://www.ncbi.nlm.nih.gov/pubmed/19620724&lt;/url&gt;&lt;/related-urls&gt;&lt;/urls&gt;&lt;custom2&gt;PMC2722273&lt;/custom2&gt;&lt;electronic-resource-num&gt;10.1073/pnas.0905267106&lt;/electronic-resource-num&gt;&lt;/record&gt;&lt;/Cite&gt;&lt;/EndNote&gt;</w:instrText>
      </w:r>
      <w:r>
        <w:fldChar w:fldCharType="separate"/>
      </w:r>
      <w:r w:rsidR="002D4D54" w:rsidRPr="43F69BF4">
        <w:rPr>
          <w:noProof/>
        </w:rPr>
        <w:t>(Smith et al., 2009)</w:t>
      </w:r>
      <w:r>
        <w:fldChar w:fldCharType="end"/>
      </w:r>
      <w:ins w:id="80" w:author="Jimmy Wyngaarden" w:date="2025-06-26T13:13:00Z">
        <w:r w:rsidR="2AB18DA2">
          <w:t xml:space="preserve">: one with the ECN as the primary network of interest (with the remaining 9 networks, including DMN, as </w:t>
        </w:r>
      </w:ins>
      <w:ins w:id="81" w:author="Jimmy Wyngaarden" w:date="2025-06-26T13:14:00Z">
        <w:r w:rsidR="2AB18DA2">
          <w:t>covariates) and one with DMN as the primary network of interest (with the remaining 9 networks, including ECN, as covariates)</w:t>
        </w:r>
      </w:ins>
      <w:r w:rsidR="00B72D80">
        <w:t xml:space="preserve">. </w:t>
      </w:r>
      <w:del w:id="82" w:author="Jimmy Wyngaarden" w:date="2025-06-26T13:14:00Z">
        <w:r w:rsidDel="00B72D80">
          <w:delText>Including these additional networks as covariates allows provides allows us to estimate changes in connectivity with the ECN while controlling for other networks.</w:delText>
        </w:r>
      </w:del>
      <w:r w:rsidR="00B72D80">
        <w:t xml:space="preserve"> Each network time course was extracted using the spatial regression component of the dual regression approach </w:t>
      </w:r>
      <w:r>
        <w:fldChar w:fldCharType="begin">
          <w:fldData xml:space="preserve">PEVuZE5vdGU+PENpdGU+PEF1dGhvcj5TbWl0aDwvQXV0aG9yPjxZZWFyPjIwMTQ8L1llYXI+PFJl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</w:fldData>
        </w:fldChar>
      </w:r>
      <w:r>
        <w:instrText xml:space="preserve"> ADDIN EN.CITE </w:instrText>
      </w:r>
      <w:r>
        <w:fldChar w:fldCharType="begin">
          <w:fldData xml:space="preserve">PEVuZE5vdGU+PENpdGU+PEF1dGhvcj5TbWl0aDwvQXV0aG9yPjxZZWFyPjIwMTQ8L1llYXI+PFJl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</w:fldData>
        </w:fldChar>
      </w:r>
      <w:r>
        <w:instrText xml:space="preserve"> ADDIN EN.CITE.DATA </w:instrText>
      </w:r>
      <w:r>
        <w:fldChar w:fldCharType="end"/>
      </w:r>
      <w:r>
        <w:fldChar w:fldCharType="separate"/>
      </w:r>
      <w:r w:rsidR="00F15B55" w:rsidRPr="43F69BF4">
        <w:rPr>
          <w:noProof/>
        </w:rPr>
        <w:t>(Nickerson, Smith, Ongur, &amp; Beckmann, 2017; Smith, et al., 2014)</w:t>
      </w:r>
      <w:r>
        <w:fldChar w:fldCharType="end"/>
      </w:r>
      <w:r w:rsidR="00B72D80">
        <w:t xml:space="preserve"> and then </w:t>
      </w:r>
      <w:del w:id="83" w:author="Jimmy Wyngaarden" w:date="2025-06-26T13:16:00Z">
        <w:r w:rsidDel="3CE1410A">
          <w:delText>entered</w:delText>
        </w:r>
        <w:r w:rsidDel="00B72D80">
          <w:delText xml:space="preserve"> </w:delText>
        </w:r>
      </w:del>
      <w:ins w:id="84" w:author="Jimmy Wyngaarden" w:date="2025-06-26T13:16:00Z">
        <w:r w:rsidR="71E23E24">
          <w:t xml:space="preserve">added to </w:t>
        </w:r>
      </w:ins>
      <w:r w:rsidR="00B72D80">
        <w:t xml:space="preserve">the task-related activation model described above. We formed the PPI regressors by multiplying each of the 9 task regressors by the </w:t>
      </w:r>
      <w:del w:id="85" w:author="Jimmy Wyngaarden" w:date="2025-06-26T13:15:00Z">
        <w:r w:rsidDel="00B72D80">
          <w:delText xml:space="preserve">ECN </w:delText>
        </w:r>
      </w:del>
      <w:ins w:id="86" w:author="Jimmy Wyngaarden" w:date="2025-06-26T13:15:00Z">
        <w:r w:rsidR="1E382B38">
          <w:t xml:space="preserve">primary network </w:t>
        </w:r>
      </w:ins>
      <w:r w:rsidR="00B72D80">
        <w:t>regressor, which produced a total of 28 regressors</w:t>
      </w:r>
      <w:ins w:id="87" w:author="Jimmy Wyngaarden" w:date="2025-06-26T13:15:00Z">
        <w:r w:rsidR="4DBDEE9F">
          <w:t xml:space="preserve"> for each model</w:t>
        </w:r>
      </w:ins>
      <w:r w:rsidR="00B72D80">
        <w:t xml:space="preserve">. </w:t>
      </w:r>
    </w:p>
    <w:p w14:paraId="542ABC34" w14:textId="77777777" w:rsidR="00B72D80" w:rsidRDefault="00B72D80" w:rsidP="017594A7">
      <w:r>
        <w:t xml:space="preserve">In both activation and connectivity models, we included a common set of confound regressors derived from the output of </w:t>
      </w:r>
      <w:proofErr w:type="spellStart"/>
      <w:r>
        <w:t>fMRIprep</w:t>
      </w:r>
      <w:proofErr w:type="spellEnd"/>
      <w:r>
        <w:t xml:space="preserve">. Specifically, we included six regressors for head motion parameters (rotations and translations), the first six </w:t>
      </w:r>
      <w:proofErr w:type="spellStart"/>
      <w:r>
        <w:t>aCompCor</w:t>
      </w:r>
      <w:proofErr w:type="spellEnd"/>
      <w:r>
        <w:t xml:space="preserve"> components explaining the most variance, non-steady state volumes, and the framewise displacement across time. We also included a set of discrete cosine basis functions to apply a high-pass filter (128 s cut-off). </w:t>
      </w:r>
    </w:p>
    <w:p w14:paraId="646BF5A3" w14:textId="7C004CF2" w:rsidR="001C27F4" w:rsidRDefault="00B72D80" w:rsidP="017594A7">
      <w:r>
        <w:t>Group-level analyses were carrie</w:t>
      </w:r>
      <w:r w:rsidR="4893A3F8">
        <w:t>d out</w:t>
      </w:r>
      <w:r>
        <w:t xml:space="preserve"> using FLAME (FMRIB's Local Analysis of Mixed Effects) Stage 1 and Stage 2 </w:t>
      </w:r>
      <w:r>
        <w:fldChar w:fldCharType="begin">
          <w:fldData xml:space="preserve">PEVuZE5vdGU+PENpdGU+PEF1dGhvcj5Xb29scmljaDwvQXV0aG9yPjxZZWFyPjIwMDQ8L1llYXI+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==
</w:fldData>
        </w:fldChar>
      </w:r>
      <w:r>
        <w:instrText xml:space="preserve"> ADDIN EN.CITE </w:instrText>
      </w:r>
      <w:r>
        <w:fldChar w:fldCharType="begin">
          <w:fldData xml:space="preserve">PEVuZE5vdGU+PENpdGU+PEF1dGhvcj5Xb29scmljaDwvQXV0aG9yPjxZZWFyPjIwMDQ8L1llYXI+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==
</w:fldData>
        </w:fldChar>
      </w:r>
      <w:r>
        <w:instrText xml:space="preserve"> ADDIN EN.CITE.DATA </w:instrText>
      </w:r>
      <w:r>
        <w:fldChar w:fldCharType="end"/>
      </w:r>
      <w:r>
        <w:fldChar w:fldCharType="separate"/>
      </w:r>
      <w:r w:rsidR="00F82EB8" w:rsidRPr="43F69BF4">
        <w:rPr>
          <w:noProof/>
        </w:rPr>
        <w:t>(Beckmann, Jenkinson, &amp; Smith, 2003; Woolrich, Behrens, Beckmann, Jenkinson, &amp; Smith, 2004)</w:t>
      </w:r>
      <w:r>
        <w:fldChar w:fldCharType="end"/>
      </w:r>
      <w:r>
        <w:t xml:space="preserve">. </w:t>
      </w:r>
      <w:ins w:id="88" w:author="Jimmy Wyngaarden" w:date="2025-06-26T13:38:00Z">
        <w:r w:rsidR="0255B693">
          <w:t>We implemented two types of group-level models</w:t>
        </w:r>
      </w:ins>
      <w:ins w:id="89" w:author="Jimmy Wyngaarden" w:date="2025-06-26T13:39:00Z">
        <w:r w:rsidR="6F193E65">
          <w:t xml:space="preserve"> </w:t>
        </w:r>
      </w:ins>
      <w:del w:id="90" w:author="Jimmy Wyngaarden" w:date="2025-06-26T13:39:00Z">
        <w:r w:rsidDel="00B72D80">
          <w:delText>Our group-level model</w:delText>
        </w:r>
      </w:del>
      <w:r>
        <w:t xml:space="preserve"> </w:t>
      </w:r>
      <w:r>
        <w:lastRenderedPageBreak/>
        <w:t xml:space="preserve">focused on comparisons older and younger adults. </w:t>
      </w:r>
      <w:del w:id="91" w:author="Jimmy Wyngaarden" w:date="2025-06-26T13:42:00Z">
        <w:r w:rsidDel="00B72D80">
          <w:delText xml:space="preserve">Similar to our prior work </w:delText>
        </w:r>
      </w:del>
      <w:r>
        <w:fldChar w:fldCharType="begin"/>
      </w:r>
      <w:r>
        <w:instrText xml:space="preserve"> ADDIN EN.CITE &lt;EndNote&gt;&lt;Cite&gt;&lt;Author&gt;Fareri&lt;/Author&gt;&lt;Year&gt;2022&lt;/Year&gt;&lt;RecNum&gt;1382&lt;/RecNum&gt;&lt;DisplayText&gt;(Fareri, et al., 2022)&lt;/DisplayText&gt;&lt;record&gt;&lt;rec-number&gt;1382&lt;/rec-number&gt;&lt;foreign-keys&gt;&lt;key app="EN" db-id="tvxxteddmasfrreadsv5xaahs5twafwvszdt" timestamp="1652421247"&gt;1382&lt;/key&gt;&lt;/foreign-keys&gt;&lt;ref-type name="Journal Article"&gt;17&lt;/ref-type&gt;&lt;contributors&gt;&lt;authors&gt;&lt;author&gt;Fareri, Dominic S.&lt;/author&gt;&lt;author&gt;Hackett, Katherine&lt;/author&gt;&lt;author&gt;Tepfer, Lindsey J.&lt;/author&gt;&lt;author&gt;Kelly, Victoria&lt;/author&gt;&lt;author&gt;Henninger, Nicole&lt;/author&gt;&lt;author&gt;Reeck, Crystal&lt;/author&gt;&lt;author&gt;Giovannetti, Tania&lt;/author&gt;&lt;author&gt;Smith, David V.&lt;/author&gt;&lt;/authors&gt;&lt;/contributors&gt;&lt;titles&gt;&lt;title&gt;Age-related differences in ventral striatal and default mode network function during reciprocated trust&lt;/title&gt;&lt;secondary-title&gt;NeuroImage&lt;/secondary-title&gt;&lt;/titles&gt;&lt;periodical&gt;&lt;full-title&gt;NeuroImage&lt;/full-title&gt;&lt;abbr-1&gt;NeuroImage&lt;/abbr-1&gt;&lt;/periodical&gt;&lt;pages&gt;119267&lt;/pages&gt;&lt;volume&gt;256&lt;/volume&gt;&lt;keywords&gt;&lt;keyword&gt;Trust&lt;/keyword&gt;&lt;keyword&gt;Reciprocity&lt;/keyword&gt;&lt;keyword&gt;Aging&lt;/keyword&gt;&lt;keyword&gt;Ventral striatum&lt;/keyword&gt;&lt;keyword&gt;Default mode network&lt;/keyword&gt;&lt;keyword&gt;Connectivity&lt;/keyword&gt;&lt;/keywords&gt;&lt;dates&gt;&lt;year&gt;2022&lt;/year&gt;&lt;pub-dates&gt;&lt;date&gt;2022/08/01/&lt;/date&gt;&lt;/pub-dates&gt;&lt;/dates&gt;&lt;isbn&gt;1053-8119&lt;/isbn&gt;&lt;urls&gt;&lt;related-urls&gt;&lt;url&gt;https://www.sciencedirect.com/science/article/pii/S1053811922003883&lt;/url&gt;&lt;/related-urls&gt;&lt;/urls&gt;&lt;electronic-resource-num&gt;https://doi.org/10.1016/j.neuroimage.2022.119267&lt;/electronic-resource-num&gt;&lt;/record&gt;&lt;/Cite&gt;&lt;/EndNote&gt;</w:instrText>
      </w:r>
      <w:r>
        <w:fldChar w:fldCharType="separate"/>
      </w:r>
      <w:del w:id="92" w:author="Jimmy Wyngaarden" w:date="2025-06-26T13:42:00Z">
        <w:r w:rsidRPr="43F69BF4" w:rsidDel="00FB35FC">
          <w:rPr>
            <w:noProof/>
          </w:rPr>
          <w:delText>(Fareri et al., 2022)</w:delText>
        </w:r>
      </w:del>
      <w:r>
        <w:fldChar w:fldCharType="end"/>
      </w:r>
      <w:del w:id="93" w:author="Jimmy Wyngaarden" w:date="2025-06-26T13:42:00Z">
        <w:r w:rsidDel="00B72D80">
          <w:delText>,</w:delText>
        </w:r>
      </w:del>
      <w:r>
        <w:t xml:space="preserve"> </w:t>
      </w:r>
      <w:ins w:id="94" w:author="Jimmy Wyngaarden" w:date="2025-06-26T13:42:00Z">
        <w:r w:rsidR="4225ACC3">
          <w:t>T</w:t>
        </w:r>
      </w:ins>
      <w:ins w:id="95" w:author="Jimmy Wyngaarden" w:date="2025-06-26T13:39:00Z">
        <w:r w:rsidR="1CAEED81">
          <w:t xml:space="preserve">he first model examined main effects of </w:t>
        </w:r>
      </w:ins>
      <w:ins w:id="96" w:author="Jimmy Wyngaarden" w:date="2025-06-26T13:40:00Z">
        <w:r w:rsidR="1CAEED81">
          <w:t>and included regressors for age group (younger and older adults)</w:t>
        </w:r>
      </w:ins>
      <w:ins w:id="97" w:author="Jimmy Wyngaarden" w:date="2025-06-26T13:42:00Z">
        <w:r w:rsidR="309FA44A">
          <w:t>,</w:t>
        </w:r>
      </w:ins>
      <w:ins w:id="98" w:author="Jimmy Wyngaarden" w:date="2025-06-26T13:40:00Z">
        <w:r w:rsidR="1CAEED81">
          <w:t xml:space="preserve"> and</w:t>
        </w:r>
      </w:ins>
      <w:ins w:id="99" w:author="Jimmy Wyngaarden" w:date="2025-06-26T13:43:00Z">
        <w:r w:rsidR="0BAF715A">
          <w:t xml:space="preserve"> similar to our prior work </w:t>
        </w:r>
      </w:ins>
      <w:r>
        <w:fldChar w:fldCharType="begin"/>
      </w:r>
      <w:r>
        <w:instrText xml:space="preserve"> ADDIN EN.CITE &lt;EndNote&gt;&lt;Cite&gt;&lt;Author&gt;Fareri&lt;/Author&gt;&lt;Year&gt;2022&lt;/Year&gt;&lt;RecNum&gt;1382&lt;/RecNum&gt;&lt;DisplayText&gt;(Fareri, et al., 2022)&lt;/DisplayText&gt;&lt;record&gt;&lt;rec-number&gt;1382&lt;/rec-number&gt;&lt;foreign-keys&gt;&lt;key app="EN" db-id="tvxxteddmasfrreadsv5xaahs5twafwvszdt" timestamp="1652421247"&gt;1382&lt;/key&gt;&lt;/foreign-keys&gt;&lt;ref-type name="Journal Article"&gt;17&lt;/ref-type&gt;&lt;contributors&gt;&lt;authors&gt;&lt;author&gt;Fareri, Dominic S.&lt;/author&gt;&lt;author&gt;Hackett, Katherine&lt;/author&gt;&lt;author&gt;Tepfer, Lindsey J.&lt;/author&gt;&lt;author&gt;Kelly, Victoria&lt;/author&gt;&lt;author&gt;Henninger, Nicole&lt;/author&gt;&lt;author&gt;Reeck, Crystal&lt;/author&gt;&lt;author&gt;Giovannetti, Tania&lt;/author&gt;&lt;author&gt;Smith, David V.&lt;/author&gt;&lt;/authors&gt;&lt;/contributors&gt;&lt;titles&gt;&lt;title&gt;Age-related differences in ventral striatal and default mode network function during reciprocated trust&lt;/title&gt;&lt;secondary-title&gt;NeuroImage&lt;/secondary-title&gt;&lt;/titles&gt;&lt;periodical&gt;&lt;full-title&gt;NeuroImage&lt;/full-title&gt;&lt;abbr-1&gt;NeuroImage&lt;/abbr-1&gt;&lt;/periodical&gt;&lt;pages&gt;119267&lt;/pages&gt;&lt;volume&gt;256&lt;/volume&gt;&lt;keywords&gt;&lt;keyword&gt;Trust&lt;/keyword&gt;&lt;keyword&gt;Reciprocity&lt;/keyword&gt;&lt;keyword&gt;Aging&lt;/keyword&gt;&lt;keyword&gt;Ventral striatum&lt;/keyword&gt;&lt;keyword&gt;Default mode network&lt;/keyword&gt;&lt;keyword&gt;Connectivity&lt;/keyword&gt;&lt;/keywords&gt;&lt;dates&gt;&lt;year&gt;2022&lt;/year&gt;&lt;pub-dates&gt;&lt;date&gt;2022/08/01/&lt;/date&gt;&lt;/pub-dates&gt;&lt;/dates&gt;&lt;isbn&gt;1053-8119&lt;/isbn&gt;&lt;urls&gt;&lt;related-urls&gt;&lt;url&gt;https://www.sciencedirect.com/science/article/pii/S1053811922003883&lt;/url&gt;&lt;/related-urls&gt;&lt;/urls&gt;&lt;electronic-resource-num&gt;https://doi.org/10.1016/j.neuroimage.2022.119267&lt;/electronic-resource-num&gt;&lt;/record&gt;&lt;/Cite&gt;&lt;/EndNote&gt;</w:instrText>
      </w:r>
      <w:r>
        <w:fldChar w:fldCharType="separate"/>
      </w:r>
      <w:ins w:id="100" w:author="Jimmy Wyngaarden" w:date="2025-06-26T13:43:00Z">
        <w:r w:rsidR="0BAF715A" w:rsidRPr="43F69BF4">
          <w:rPr>
            <w:noProof/>
          </w:rPr>
          <w:t>(Fareri et al., 2022)</w:t>
        </w:r>
      </w:ins>
      <w:r>
        <w:fldChar w:fldCharType="end"/>
      </w:r>
      <w:ins w:id="101" w:author="Jimmy Wyngaarden" w:date="2025-06-26T13:43:00Z">
        <w:r w:rsidR="0BAF715A">
          <w:t>,</w:t>
        </w:r>
      </w:ins>
      <w:ins w:id="102" w:author="Jimmy Wyngaarden" w:date="2025-06-26T13:40:00Z">
        <w:r w:rsidR="1CAEED81">
          <w:t xml:space="preserve"> </w:t>
        </w:r>
      </w:ins>
      <w:del w:id="103" w:author="Jimmy Wyngaarden" w:date="2025-06-26T13:40:00Z">
        <w:r w:rsidDel="00B72D80">
          <w:delText xml:space="preserve">these analyses included </w:delText>
        </w:r>
      </w:del>
      <w:ins w:id="104" w:author="Jimmy Wyngaarden" w:date="2025-06-26T13:43:00Z">
        <w:r w:rsidR="33BD9914">
          <w:t xml:space="preserve"> we also included </w:t>
        </w:r>
      </w:ins>
      <w:r>
        <w:t>covariates to account for gender, temporal signal to noise ratio (</w:t>
      </w:r>
      <w:proofErr w:type="spellStart"/>
      <w:r>
        <w:t>tSNR</w:t>
      </w:r>
      <w:proofErr w:type="spellEnd"/>
      <w:r>
        <w:t>), mean framewise displacement, and mean response time</w:t>
      </w:r>
      <w:ins w:id="105" w:author="Jimmy Wyngaarden" w:date="2025-06-26T13:43:00Z">
        <w:r w:rsidR="71E73E4D">
          <w:t xml:space="preserve"> to control for potential confounding effects of participant demographics and data quality measures</w:t>
        </w:r>
      </w:ins>
      <w:r>
        <w:t>.</w:t>
      </w:r>
      <w:ins w:id="106" w:author="Jimmy Wyngaarden" w:date="2025-06-26T13:40:00Z">
        <w:r w:rsidR="39732F51">
          <w:t xml:space="preserve"> The second model examined age gro</w:t>
        </w:r>
      </w:ins>
      <w:ins w:id="107" w:author="Jimmy Wyngaarden" w:date="2025-06-26T13:41:00Z">
        <w:r w:rsidR="39732F51">
          <w:t>up interactions and included the same covariates as the first model plus two additional interaction regressors: ingroup minus outgroup for younger adults and ingroup minus outgroup for older adults, where ingroup refers to trials wi</w:t>
        </w:r>
        <w:r w:rsidR="3B6DC863">
          <w:t>th same</w:t>
        </w:r>
      </w:ins>
      <w:r w:rsidR="00C622DD">
        <w:t>-</w:t>
      </w:r>
      <w:ins w:id="108" w:author="Jimmy Wyngaarden" w:date="2025-06-26T13:41:00Z">
        <w:r w:rsidR="3B6DC863">
          <w:t>age partners and outgroup refers to</w:t>
        </w:r>
      </w:ins>
      <w:ins w:id="109" w:author="Jimmy Wyngaarden" w:date="2025-06-26T13:42:00Z">
        <w:r w:rsidR="3B6DC863">
          <w:t xml:space="preserve"> trials with different-age partners. </w:t>
        </w:r>
      </w:ins>
      <w:r>
        <w:t xml:space="preserve"> All z-statistic images were </w:t>
      </w:r>
      <w:proofErr w:type="spellStart"/>
      <w:r>
        <w:t>thresholded</w:t>
      </w:r>
      <w:proofErr w:type="spellEnd"/>
      <w:r>
        <w:t xml:space="preserve"> and corrected for multiple comparisons using an initial cluster-forming threshold of Z &gt; 3.1 followed by a whole-brain corrected cluster-extent threshold of p &lt; 0.05, as determined by Gaussian Random Field Theory </w:t>
      </w:r>
      <w:r>
        <w:fldChar w:fldCharType="begin"/>
      </w:r>
      <w:r>
        <w:instrText xml:space="preserve"> ADDIN EN.CITE &lt;EndNote&gt;&lt;Cite&gt;&lt;Author&gt;Nichols&lt;/Author&gt;&lt;Year&gt;2003&lt;/Year&gt;&lt;RecNum&gt;1495&lt;/RecNum&gt;&lt;DisplayText&gt;(Flandin &amp;amp; Friston, 2019; Nichols &amp;amp; Hayasaka, 2003)&lt;/DisplayText&gt;&lt;record&gt;&lt;rec-number&gt;1495&lt;/rec-number&gt;&lt;foreign-keys&gt;&lt;key app="EN" db-id="tvxxteddmasfrreadsv5xaahs5twafwvszdt" timestamp="1702441655"&gt;1495&lt;/key&gt;&lt;/foreign-keys&gt;&lt;ref-type name="Journal Article"&gt;17&lt;/ref-type&gt;&lt;contributors&gt;&lt;authors&gt;&lt;author&gt;Nichols, Thomas&lt;/author&gt;&lt;author&gt;Hayasaka, Satoru&lt;/author&gt;&lt;/authors&gt;&lt;/contributors&gt;&lt;titles&gt;&lt;title&gt;Controlling the familywise error rate in functional neuroimaging: a comparative review&lt;/title&gt;&lt;secondary-title&gt;Statistical methods in medical research&lt;/secondary-title&gt;&lt;/titles&gt;&lt;periodical&gt;&lt;full-title&gt;Statistical methods in medical research&lt;/full-title&gt;&lt;/periodical&gt;&lt;pages&gt;419-446&lt;/pages&gt;&lt;volume&gt;12&lt;/volume&gt;&lt;number&gt;5&lt;/number&gt;&lt;dates&gt;&lt;year&gt;2003&lt;/year&gt;&lt;/dates&gt;&lt;isbn&gt;0962-2802&lt;/isbn&gt;&lt;urls&gt;&lt;/urls&gt;&lt;/record&gt;&lt;/Cite&gt;&lt;Cite&gt;&lt;Author&gt;Flandin&lt;/Author&gt;&lt;Year&gt;2019&lt;/Year&gt;&lt;RecNum&gt;1496&lt;/RecNum&gt;&lt;record&gt;&lt;rec-number&gt;1496&lt;/rec-number&gt;&lt;foreign-keys&gt;&lt;key app="EN" db-id="tvxxteddmasfrreadsv5xaahs5twafwvszdt" timestamp="1702441722"&gt;1496&lt;/key&gt;&lt;/foreign-keys&gt;&lt;ref-type name="Journal Article"&gt;17&lt;/ref-type&gt;&lt;contributors&gt;&lt;authors&gt;&lt;author&gt;Flandin, Guillaume&lt;/author&gt;&lt;author&gt;Friston, Karl J&lt;/author&gt;&lt;/authors&gt;&lt;/contributors&gt;&lt;titles&gt;&lt;title&gt;Analysis of family‐wise error rates in statistical parametric mapping using random field theory&lt;/title&gt;&lt;secondary-title&gt;Human brain mapping&lt;/secondary-title&gt;&lt;/titles&gt;&lt;periodical&gt;&lt;full-title&gt;Human Brain Mapping&lt;/full-title&gt;&lt;/periodical&gt;&lt;pages&gt;2052-2054&lt;/pages&gt;&lt;volume&gt;40&lt;/volume&gt;&lt;number&gt;7&lt;/number&gt;&lt;dates&gt;&lt;year&gt;2019&lt;/year&gt;&lt;/dates&gt;&lt;isbn&gt;1065-9471&lt;/isbn&gt;&lt;urls&gt;&lt;/urls&gt;&lt;/record&gt;&lt;/Cite&gt;&lt;/EndNote&gt;</w:instrText>
      </w:r>
      <w:r>
        <w:fldChar w:fldCharType="separate"/>
      </w:r>
      <w:r w:rsidR="009C3833" w:rsidRPr="43F69BF4">
        <w:rPr>
          <w:noProof/>
        </w:rPr>
        <w:t>(Flandin &amp; Friston, 2019; Nichols &amp; Hayasaka, 2003)</w:t>
      </w:r>
      <w:r>
        <w:fldChar w:fldCharType="end"/>
      </w:r>
      <w:r>
        <w:t xml:space="preserve">. </w:t>
      </w:r>
    </w:p>
    <w:p w14:paraId="7D7B6823" w14:textId="668B341E" w:rsidR="00C76282" w:rsidRDefault="00C76282">
      <w:pPr>
        <w:pStyle w:val="Heading2"/>
        <w:rPr>
          <w:b/>
          <w:bCs/>
          <w:i/>
          <w:iCs/>
        </w:rPr>
        <w:pPrChange w:id="110" w:author="Yi (Jen) Yang" w:date="2025-06-26T20:38:00Z">
          <w:pPr/>
        </w:pPrChange>
      </w:pPr>
      <w:r w:rsidRPr="1EB740E7">
        <w:rPr>
          <w:rPrChange w:id="111" w:author="Yi (Jen) Yang" w:date="2025-06-26T20:38:00Z">
            <w:rPr>
              <w:b/>
              <w:bCs/>
              <w:i/>
              <w:iCs/>
            </w:rPr>
          </w:rPrChange>
        </w:rPr>
        <w:t>Statistical Analyses</w:t>
      </w:r>
    </w:p>
    <w:p w14:paraId="40B8DD87" w14:textId="160EB5DB" w:rsidR="3A6D30FD" w:rsidRDefault="397AF8A5" w:rsidP="017594A7">
      <w:r>
        <w:t>Our statistical analys</w:t>
      </w:r>
      <w:r w:rsidR="7EB7252A">
        <w:t>is plan</w:t>
      </w:r>
      <w:r>
        <w:t xml:space="preserve"> w</w:t>
      </w:r>
      <w:r w:rsidR="7EB7252A">
        <w:t>as</w:t>
      </w:r>
      <w:r>
        <w:t xml:space="preserve"> pre-registered on </w:t>
      </w:r>
      <w:proofErr w:type="spellStart"/>
      <w:r>
        <w:t>aspredicted</w:t>
      </w:r>
      <w:proofErr w:type="spellEnd"/>
      <w:r>
        <w:t xml:space="preserve"> (https://aspredicted.org/blind.php?x=43V_3R7) and the Open Science Framework </w:t>
      </w:r>
      <w:r w:rsidR="494F37A5">
        <w:t>(</w:t>
      </w:r>
      <w:r w:rsidR="43F6F17F">
        <w:t>OSF</w:t>
      </w:r>
      <w:r w:rsidR="78CF37F3">
        <w:t>,</w:t>
      </w:r>
      <w:r w:rsidR="43F6F17F">
        <w:t xml:space="preserve"> </w:t>
      </w:r>
      <w:r w:rsidR="494F37A5">
        <w:t xml:space="preserve">https://doi.org/10.17605/OSF.IO/NMP87) prior to any </w:t>
      </w:r>
      <w:r w:rsidR="0E336781">
        <w:t xml:space="preserve">inspection or manipulation of the data. </w:t>
      </w:r>
      <w:r w:rsidR="2A45B376">
        <w:t>Analyses were performed in R</w:t>
      </w:r>
      <w:r w:rsidR="55EEBCFD">
        <w:t xml:space="preserve"> version 4.</w:t>
      </w:r>
      <w:r w:rsidR="0B419191">
        <w:t>3</w:t>
      </w:r>
      <w:r w:rsidR="55EEBCFD">
        <w:t>.</w:t>
      </w:r>
      <w:r w:rsidR="185C24BA">
        <w:t>2</w:t>
      </w:r>
      <w:r w:rsidR="2A45B376">
        <w:t xml:space="preserve">, </w:t>
      </w:r>
      <w:commentRangeStart w:id="112"/>
      <w:r w:rsidR="2A45B376">
        <w:t>Python</w:t>
      </w:r>
      <w:r w:rsidR="52B84F58">
        <w:t xml:space="preserve"> 3.7</w:t>
      </w:r>
      <w:r w:rsidR="2A45B376">
        <w:t xml:space="preserve">, and </w:t>
      </w:r>
      <w:r w:rsidR="4D9DF228">
        <w:t xml:space="preserve">FSL </w:t>
      </w:r>
      <w:r w:rsidR="686E71F4">
        <w:t>6.0</w:t>
      </w:r>
      <w:r w:rsidR="4D9DF228">
        <w:t>.</w:t>
      </w:r>
      <w:commentRangeEnd w:id="112"/>
      <w:r>
        <w:rPr>
          <w:rStyle w:val="CommentReference"/>
          <w:sz w:val="24"/>
          <w:szCs w:val="24"/>
        </w:rPr>
        <w:commentReference w:id="112"/>
      </w:r>
      <w:r w:rsidR="704C8EF6">
        <w:t xml:space="preserve"> </w:t>
      </w:r>
      <w:commentRangeStart w:id="113"/>
      <w:commentRangeStart w:id="114"/>
      <w:r w:rsidR="704C8EF6">
        <w:t xml:space="preserve">De-identified data </w:t>
      </w:r>
      <w:r w:rsidR="048C1796">
        <w:t xml:space="preserve">is available on </w:t>
      </w:r>
      <w:proofErr w:type="spellStart"/>
      <w:r w:rsidR="048C1796">
        <w:t>OpenNeuro</w:t>
      </w:r>
      <w:proofErr w:type="spellEnd"/>
      <w:r w:rsidR="048C1796">
        <w:t xml:space="preserve"> (</w:t>
      </w:r>
      <w:hyperlink r:id="rId15">
        <w:r w:rsidR="048C1796" w:rsidRPr="017594A7">
          <w:rPr>
            <w:rStyle w:val="Hyperlink"/>
          </w:rPr>
          <w:t>https://doi.org/10.18112/openneuro.ds003745.v2.0.2</w:t>
        </w:r>
      </w:hyperlink>
      <w:r w:rsidR="048C1796">
        <w:t>) and described in a recent data paper (</w:t>
      </w:r>
      <w:r w:rsidR="5AD43ADA">
        <w:t>Smith et al., 2023</w:t>
      </w:r>
      <w:r w:rsidR="048C1796">
        <w:t>)</w:t>
      </w:r>
      <w:r w:rsidR="07ECD1BD">
        <w:t>.</w:t>
      </w:r>
      <w:commentRangeEnd w:id="113"/>
      <w:r>
        <w:rPr>
          <w:rStyle w:val="CommentReference"/>
          <w:sz w:val="24"/>
          <w:szCs w:val="24"/>
        </w:rPr>
        <w:commentReference w:id="113"/>
      </w:r>
      <w:commentRangeEnd w:id="114"/>
      <w:r>
        <w:rPr>
          <w:rStyle w:val="CommentReference"/>
          <w:sz w:val="24"/>
          <w:szCs w:val="24"/>
        </w:rPr>
        <w:commentReference w:id="114"/>
      </w:r>
      <w:r w:rsidR="27BA7DD0">
        <w:t xml:space="preserve"> </w:t>
      </w:r>
    </w:p>
    <w:p w14:paraId="7C662CE8" w14:textId="1974C2EC" w:rsidR="00C76282" w:rsidRDefault="00C76282">
      <w:pPr>
        <w:pStyle w:val="Heading3"/>
        <w:rPr>
          <w:i/>
          <w:iCs/>
        </w:rPr>
        <w:pPrChange w:id="115" w:author="Yi (Jen) Yang" w:date="2025-06-26T20:38:00Z">
          <w:pPr/>
        </w:pPrChange>
      </w:pPr>
      <w:r w:rsidRPr="1EB740E7">
        <w:rPr>
          <w:rPrChange w:id="116" w:author="Yi (Jen) Yang" w:date="2025-06-26T20:38:00Z">
            <w:rPr>
              <w:i/>
              <w:iCs/>
            </w:rPr>
          </w:rPrChange>
        </w:rPr>
        <w:t>Behavioral Data</w:t>
      </w:r>
    </w:p>
    <w:p w14:paraId="6A18DD0E" w14:textId="6ABB5159" w:rsidR="006D757A" w:rsidRDefault="005E47D2" w:rsidP="017594A7">
      <w:r>
        <w:t>We test</w:t>
      </w:r>
      <w:r w:rsidR="00485481">
        <w:t>ed</w:t>
      </w:r>
      <w:r>
        <w:t xml:space="preserve"> </w:t>
      </w:r>
      <w:r w:rsidR="00D725B9">
        <w:t>one</w:t>
      </w:r>
      <w:r>
        <w:t xml:space="preserve"> group of </w:t>
      </w:r>
      <w:r w:rsidR="00AE1DE4">
        <w:t xml:space="preserve">behavioral </w:t>
      </w:r>
      <w:r>
        <w:t>hypotheses</w:t>
      </w:r>
      <w:r w:rsidR="007F3B5E">
        <w:t xml:space="preserve"> </w:t>
      </w:r>
      <w:r w:rsidR="00485481">
        <w:t xml:space="preserve">on </w:t>
      </w:r>
      <w:r w:rsidR="004C0F70">
        <w:t xml:space="preserve">offer acceptance rates, and </w:t>
      </w:r>
      <w:r w:rsidR="00AE1DE4">
        <w:t>another</w:t>
      </w:r>
      <w:r w:rsidR="004C0F70">
        <w:t xml:space="preserve"> on </w:t>
      </w:r>
      <w:r w:rsidR="328078E2">
        <w:t>the ep</w:t>
      </w:r>
      <w:r w:rsidR="009A7EA3">
        <w:t>s</w:t>
      </w:r>
      <w:r w:rsidR="72927325">
        <w:t>ilon and alpha parameters generated</w:t>
      </w:r>
      <w:r w:rsidR="009A7EA3">
        <w:t xml:space="preserve"> </w:t>
      </w:r>
      <w:r w:rsidR="40D6678D">
        <w:t>by</w:t>
      </w:r>
      <w:r w:rsidR="009A7EA3">
        <w:t xml:space="preserve"> </w:t>
      </w:r>
      <w:r w:rsidR="35D4A043">
        <w:t>the</w:t>
      </w:r>
      <w:r w:rsidR="009A7EA3">
        <w:t xml:space="preserve"> Rescorla-Wagner</w:t>
      </w:r>
      <w:r w:rsidR="00492062">
        <w:t xml:space="preserve"> reinforcement learning model (</w:t>
      </w:r>
      <w:r w:rsidR="00825440">
        <w:t xml:space="preserve">Rescorla &amp; </w:t>
      </w:r>
      <w:r w:rsidR="00B51E63">
        <w:t>W</w:t>
      </w:r>
      <w:r w:rsidR="00825440">
        <w:t>agner, 1972).</w:t>
      </w:r>
      <w:r w:rsidR="007E101E">
        <w:t xml:space="preserve"> </w:t>
      </w:r>
      <w:r w:rsidR="00D80C9A">
        <w:t>The first group of hypotheses are as follows:</w:t>
      </w:r>
    </w:p>
    <w:p w14:paraId="5CEC6913" w14:textId="2ED7F998" w:rsidR="00D80C9A" w:rsidRPr="00D80C9A" w:rsidRDefault="00D80C9A" w:rsidP="017594A7">
      <w:pPr>
        <w:pStyle w:val="ListParagraph"/>
        <w:numPr>
          <w:ilvl w:val="0"/>
          <w:numId w:val="12"/>
        </w:numPr>
      </w:pPr>
      <w:r>
        <w:t>All participants will reject more unfair offers from human partners as compared to computer partners; this effect will be stronger in younger adults.</w:t>
      </w:r>
    </w:p>
    <w:p w14:paraId="288AE84E" w14:textId="310BFFA0" w:rsidR="00D80C9A" w:rsidRDefault="00D80C9A" w:rsidP="017594A7">
      <w:pPr>
        <w:pStyle w:val="ListParagraph"/>
        <w:numPr>
          <w:ilvl w:val="0"/>
          <w:numId w:val="12"/>
        </w:numPr>
      </w:pPr>
      <w:r>
        <w:t xml:space="preserve">Within </w:t>
      </w:r>
      <w:r w:rsidR="003B77AF">
        <w:t>human partner</w:t>
      </w:r>
      <w:r>
        <w:t xml:space="preserve"> conditions, younger adults will show increased rates of acceptance when interacting with similar vs. dissimilar partners; older adults’ rates of acceptance will not differ between partners.</w:t>
      </w:r>
    </w:p>
    <w:p w14:paraId="0AA9EFE0" w14:textId="39249312" w:rsidR="00A66559" w:rsidRDefault="00A66559" w:rsidP="017594A7">
      <w:pPr>
        <w:pStyle w:val="ListParagraph"/>
        <w:numPr>
          <w:ilvl w:val="0"/>
          <w:numId w:val="12"/>
        </w:numPr>
      </w:pPr>
      <w:r>
        <w:lastRenderedPageBreak/>
        <w:t xml:space="preserve">Acceptance rates for an individual offer will vary according to its consistency with other offers </w:t>
      </w:r>
      <w:proofErr w:type="gramStart"/>
      <w:r>
        <w:t>in a given</w:t>
      </w:r>
      <w:proofErr w:type="gramEnd"/>
      <w:r>
        <w:t xml:space="preserve"> block rather than the objective dollar amount of the offer.</w:t>
      </w:r>
      <w:r w:rsidR="00B67885">
        <w:t xml:space="preserve"> That is, </w:t>
      </w:r>
      <w:r w:rsidR="005244A3">
        <w:t xml:space="preserve">as opposed to participants always rejecting unfair offers and always accepting fair offers, </w:t>
      </w:r>
      <w:r w:rsidR="00B67885">
        <w:t>acceptance of higher, unfair offers will be greater in unfair blocks, and acceptance of lower, fair offers will be lower in fair blocks.</w:t>
      </w:r>
    </w:p>
    <w:p w14:paraId="227B0F86" w14:textId="2D492B13" w:rsidR="001D1FE5" w:rsidRDefault="18E25370" w:rsidP="017594A7">
      <w:r>
        <w:t xml:space="preserve">Hypotheses from this group </w:t>
      </w:r>
      <w:r w:rsidR="774F5907">
        <w:t>were</w:t>
      </w:r>
      <w:r>
        <w:t xml:space="preserve"> tested using mixed effects models</w:t>
      </w:r>
      <w:r w:rsidR="0906BF17">
        <w:t xml:space="preserve"> </w:t>
      </w:r>
      <w:r w:rsidR="704A4D72">
        <w:t xml:space="preserve">wherein either the </w:t>
      </w:r>
      <w:r w:rsidR="6F7A5AAF">
        <w:t xml:space="preserve">proportion of offers accepted overall (H1 and </w:t>
      </w:r>
      <w:r w:rsidR="5D11F81D">
        <w:t>H</w:t>
      </w:r>
      <w:r w:rsidR="6F7A5AAF">
        <w:t>2)</w:t>
      </w:r>
      <w:r w:rsidR="0B8B8D93">
        <w:t xml:space="preserve"> or the trial-level </w:t>
      </w:r>
      <w:r w:rsidR="1EB4B1A6">
        <w:t>decisions (H3)</w:t>
      </w:r>
      <w:r w:rsidR="66C868D1">
        <w:t xml:space="preserve"> </w:t>
      </w:r>
      <w:r w:rsidR="633EC627">
        <w:t>we</w:t>
      </w:r>
      <w:r w:rsidR="66C868D1">
        <w:t>re</w:t>
      </w:r>
      <w:r w:rsidR="24090E7B">
        <w:t xml:space="preserve"> set as</w:t>
      </w:r>
      <w:r w:rsidR="66C868D1">
        <w:t xml:space="preserve"> outcome variables with factors such as age</w:t>
      </w:r>
      <w:r w:rsidR="42438018">
        <w:t xml:space="preserve"> group</w:t>
      </w:r>
      <w:r w:rsidR="66C868D1">
        <w:t xml:space="preserve">, partner, and block </w:t>
      </w:r>
      <w:r w:rsidR="3235EA4C">
        <w:t>fairness</w:t>
      </w:r>
      <w:r w:rsidR="66C868D1">
        <w:t xml:space="preserve"> </w:t>
      </w:r>
      <w:r w:rsidR="5D11F81D">
        <w:t xml:space="preserve">included as fixed effects </w:t>
      </w:r>
      <w:r w:rsidR="55F9CC8D">
        <w:t xml:space="preserve">(depending on the specific hypothesis being tested) </w:t>
      </w:r>
      <w:r w:rsidR="17E48CE9">
        <w:t>and participants modeled as random effects</w:t>
      </w:r>
      <w:r w:rsidR="73529951">
        <w:t xml:space="preserve">; </w:t>
      </w:r>
      <w:r w:rsidR="4D80F7AF">
        <w:t>H1 and H2 were tested with linear models, H3 with logistic</w:t>
      </w:r>
      <w:r w:rsidR="17E48CE9">
        <w:t>.</w:t>
      </w:r>
      <w:r w:rsidR="42438018">
        <w:t xml:space="preserve"> </w:t>
      </w:r>
      <w:r w:rsidR="7834C608">
        <w:t>We first determined that these models were appropriate to run with our data by running a null (i.e. random intercept only) model</w:t>
      </w:r>
      <w:r w:rsidR="0816430D">
        <w:t xml:space="preserve"> and inspecting the intraclass correlation coefficient to confirm evidence of clustering (Raudenbush &amp; Bryk, 2002).</w:t>
      </w:r>
      <w:r w:rsidR="5E3C86A3">
        <w:t xml:space="preserve"> </w:t>
      </w:r>
      <w:r w:rsidR="73529951">
        <w:t>All models were constructed and fit with the lme4 package in R (</w:t>
      </w:r>
      <w:r w:rsidR="6A8E6208">
        <w:t xml:space="preserve">Bates, </w:t>
      </w:r>
      <w:proofErr w:type="spellStart"/>
      <w:r w:rsidR="6A8E6208">
        <w:t>Mächler</w:t>
      </w:r>
      <w:proofErr w:type="spellEnd"/>
      <w:r w:rsidR="6A8E6208">
        <w:t>, Bolker, &amp; Walker, 2015)</w:t>
      </w:r>
      <w:r w:rsidR="73529951">
        <w:t>.</w:t>
      </w:r>
    </w:p>
    <w:p w14:paraId="13466C9A" w14:textId="114F02CB" w:rsidR="00F71603" w:rsidRDefault="4F9F60E5" w:rsidP="017594A7">
      <w:r>
        <w:t xml:space="preserve">The </w:t>
      </w:r>
      <w:r w:rsidR="293FFC60">
        <w:t>second group of hypotheses</w:t>
      </w:r>
      <w:r w:rsidR="00FF3087">
        <w:t>, specific to</w:t>
      </w:r>
      <w:r w:rsidR="00037C16">
        <w:t xml:space="preserve"> the</w:t>
      </w:r>
      <w:r w:rsidR="00FF3087">
        <w:t xml:space="preserve"> </w:t>
      </w:r>
      <w:r w:rsidR="00700664">
        <w:t>learning model</w:t>
      </w:r>
      <w:r w:rsidR="00037C16">
        <w:t xml:space="preserve"> outputs</w:t>
      </w:r>
      <w:r w:rsidR="00700664">
        <w:t>, are:</w:t>
      </w:r>
    </w:p>
    <w:p w14:paraId="3279A1A0" w14:textId="4CE98AE6" w:rsidR="00700664" w:rsidRDefault="000956F9" w:rsidP="017594A7">
      <w:pPr>
        <w:pStyle w:val="ListParagraph"/>
        <w:numPr>
          <w:ilvl w:val="0"/>
          <w:numId w:val="14"/>
        </w:numPr>
      </w:pPr>
      <w:r>
        <w:t>There will be a main effect of age on sensitivity to violations of internal norms of fairness, such that older adults will be more willing to accept offers below internal norms.</w:t>
      </w:r>
    </w:p>
    <w:p w14:paraId="6C32067E" w14:textId="33CC6CA2" w:rsidR="003C0565" w:rsidRDefault="003C0565" w:rsidP="017594A7">
      <w:pPr>
        <w:pStyle w:val="ListParagraph"/>
        <w:numPr>
          <w:ilvl w:val="0"/>
          <w:numId w:val="14"/>
        </w:numPr>
      </w:pPr>
      <w:r>
        <w:t>There will be a main effect of partner type on sensitivity to violations of internal norms of fairness</w:t>
      </w:r>
      <w:r w:rsidR="6D7BB6C4">
        <w:t xml:space="preserve"> (alpha)</w:t>
      </w:r>
      <w:r>
        <w:t>, such that participants will be less willing to accept offers below internal norms when those offers are made by human (relative to computer) partners.</w:t>
      </w:r>
    </w:p>
    <w:p w14:paraId="58736C04" w14:textId="36FCD5A4" w:rsidR="003C0565" w:rsidRDefault="003C0565" w:rsidP="017594A7">
      <w:pPr>
        <w:pStyle w:val="ListParagraph"/>
        <w:numPr>
          <w:ilvl w:val="0"/>
          <w:numId w:val="14"/>
        </w:numPr>
      </w:pPr>
      <w:r>
        <w:t>There will additionally be an interaction between these variables, such that younger participants will be less willing to accept offers below internal norms from human partners than older participants.</w:t>
      </w:r>
    </w:p>
    <w:p w14:paraId="155293B1" w14:textId="74598D59" w:rsidR="009806B1" w:rsidRDefault="009806B1" w:rsidP="017594A7">
      <w:pPr>
        <w:pStyle w:val="ListParagraph"/>
        <w:numPr>
          <w:ilvl w:val="0"/>
          <w:numId w:val="14"/>
        </w:numPr>
      </w:pPr>
      <w:r>
        <w:t>There will be no main effect of age on overall</w:t>
      </w:r>
      <w:r w:rsidR="1A007D29">
        <w:t xml:space="preserve"> norm adaptation rate (epsilon)</w:t>
      </w:r>
      <w:r>
        <w:t>.</w:t>
      </w:r>
    </w:p>
    <w:p w14:paraId="660BD5A2" w14:textId="40F1398A" w:rsidR="00A30572" w:rsidRDefault="009806B1" w:rsidP="017594A7">
      <w:pPr>
        <w:pStyle w:val="ListParagraph"/>
        <w:numPr>
          <w:ilvl w:val="0"/>
          <w:numId w:val="14"/>
        </w:numPr>
      </w:pPr>
      <w:r>
        <w:t xml:space="preserve">There will be a main effect of partner type on </w:t>
      </w:r>
      <w:r w:rsidR="4000FC95">
        <w:t xml:space="preserve">norm </w:t>
      </w:r>
      <w:r w:rsidR="3451F3A0">
        <w:t>adaptation</w:t>
      </w:r>
      <w:r>
        <w:t xml:space="preserve">, such that </w:t>
      </w:r>
      <w:r w:rsidR="49EB6BF8">
        <w:t xml:space="preserve">adaptation </w:t>
      </w:r>
      <w:r>
        <w:t xml:space="preserve">rates will be higher for participants when receiving offers from human (relative to computer) partners. </w:t>
      </w:r>
    </w:p>
    <w:p w14:paraId="64F7117E" w14:textId="66E3F6E8" w:rsidR="00C76282" w:rsidRDefault="00C76282">
      <w:pPr>
        <w:pStyle w:val="Heading3"/>
        <w:pPrChange w:id="117" w:author="Yi (Jen) Yang" w:date="2025-06-26T20:39:00Z">
          <w:pPr/>
        </w:pPrChange>
      </w:pPr>
      <w:r w:rsidRPr="1EB740E7">
        <w:rPr>
          <w:rPrChange w:id="118" w:author="Yi (Jen) Yang" w:date="2025-06-26T20:39:00Z">
            <w:rPr>
              <w:i/>
              <w:iCs/>
            </w:rPr>
          </w:rPrChange>
        </w:rPr>
        <w:lastRenderedPageBreak/>
        <w:t>Neuroimaging Data</w:t>
      </w:r>
    </w:p>
    <w:p w14:paraId="426513D0" w14:textId="150AE0FE" w:rsidR="00A30572" w:rsidRDefault="00671A46" w:rsidP="017594A7">
      <w:r>
        <w:tab/>
      </w:r>
      <w:r w:rsidR="00A30572">
        <w:t xml:space="preserve"> </w:t>
      </w:r>
      <w:r w:rsidR="23E11205">
        <w:t>We additionally sought to test hypotheses about neural activation, connectivity, and exploratory</w:t>
      </w:r>
      <w:r w:rsidR="653C2CD3">
        <w:t xml:space="preserve"> relationship</w:t>
      </w:r>
      <w:r w:rsidR="376978F6">
        <w:t>s with task design and choice outcome.</w:t>
      </w:r>
      <w:r w:rsidR="76663033">
        <w:t xml:space="preserve"> </w:t>
      </w:r>
      <w:r w:rsidR="1026026B">
        <w:t>Our</w:t>
      </w:r>
      <w:r w:rsidR="76663033">
        <w:t xml:space="preserve"> activation hypothese</w:t>
      </w:r>
      <w:r w:rsidR="610EA2A6">
        <w:t>s</w:t>
      </w:r>
      <w:r w:rsidR="76663033">
        <w:t xml:space="preserve"> are:</w:t>
      </w:r>
    </w:p>
    <w:p w14:paraId="729607B5" w14:textId="5AADD83F" w:rsidR="00A30572" w:rsidRDefault="19FA77A7" w:rsidP="017594A7">
      <w:pPr>
        <w:pStyle w:val="ListParagraph"/>
        <w:numPr>
          <w:ilvl w:val="0"/>
          <w:numId w:val="7"/>
        </w:numPr>
      </w:pPr>
      <w:r>
        <w:t>Recruitment of neural circuits associated with processing social norm violations (DLPFC, insula) will be diminished in older adults during receipt of unfair offers from human v</w:t>
      </w:r>
      <w:r w:rsidR="5076563A">
        <w:t>ersus</w:t>
      </w:r>
      <w:r>
        <w:t xml:space="preserve"> computer partners.</w:t>
      </w:r>
    </w:p>
    <w:p w14:paraId="6CF10462" w14:textId="54631D3A" w:rsidR="00A30572" w:rsidRDefault="530422E4" w:rsidP="017594A7">
      <w:pPr>
        <w:pStyle w:val="ListParagraph"/>
        <w:numPr>
          <w:ilvl w:val="0"/>
          <w:numId w:val="7"/>
        </w:numPr>
      </w:pPr>
      <w:r>
        <w:t xml:space="preserve">The anterior insula, dorsal anterior cingulate </w:t>
      </w:r>
      <w:r w:rsidR="6ABDDED3">
        <w:t>cortex</w:t>
      </w:r>
      <w:r>
        <w:t xml:space="preserve"> (</w:t>
      </w:r>
      <w:proofErr w:type="spellStart"/>
      <w:r>
        <w:t>dACC</w:t>
      </w:r>
      <w:proofErr w:type="spellEnd"/>
      <w:r>
        <w:t>), ventromedial prefrontal cortex (</w:t>
      </w:r>
      <w:proofErr w:type="spellStart"/>
      <w:r>
        <w:t>vmPFC</w:t>
      </w:r>
      <w:proofErr w:type="spellEnd"/>
      <w:r>
        <w:t xml:space="preserve">), and ventral </w:t>
      </w:r>
      <w:r w:rsidR="35FD6487">
        <w:t>striatum</w:t>
      </w:r>
      <w:r>
        <w:t xml:space="preserve"> (VS) will be associated with choice</w:t>
      </w:r>
      <w:r w:rsidR="74DDB282">
        <w:t>. These associations will be blunted in older adults.</w:t>
      </w:r>
    </w:p>
    <w:p w14:paraId="3187B845" w14:textId="1B0FE668" w:rsidR="00A30572" w:rsidRDefault="5FF9B89F" w:rsidP="017594A7">
      <w:pPr>
        <w:pStyle w:val="ListParagraph"/>
        <w:numPr>
          <w:ilvl w:val="0"/>
          <w:numId w:val="7"/>
        </w:numPr>
      </w:pPr>
      <w:r>
        <w:t xml:space="preserve">The insula and </w:t>
      </w:r>
      <w:proofErr w:type="spellStart"/>
      <w:r>
        <w:t>dACC</w:t>
      </w:r>
      <w:proofErr w:type="spellEnd"/>
      <w:r>
        <w:t xml:space="preserve"> will be activated during the rejection of offers. This effect will be enhanced for offers from humans v</w:t>
      </w:r>
      <w:r w:rsidR="58C135E6">
        <w:t>ersus</w:t>
      </w:r>
      <w:r>
        <w:t xml:space="preserve"> computer partners.</w:t>
      </w:r>
    </w:p>
    <w:p w14:paraId="7DE26974" w14:textId="073AC900" w:rsidR="00A30572" w:rsidRDefault="0DC3D69B" w:rsidP="017594A7">
      <w:pPr>
        <w:pStyle w:val="ListParagraph"/>
        <w:numPr>
          <w:ilvl w:val="0"/>
          <w:numId w:val="7"/>
        </w:numPr>
      </w:pPr>
      <w:r>
        <w:t xml:space="preserve">The </w:t>
      </w:r>
      <w:proofErr w:type="spellStart"/>
      <w:r>
        <w:t>vmPFC</w:t>
      </w:r>
      <w:proofErr w:type="spellEnd"/>
      <w:r>
        <w:t xml:space="preserve"> and VS will be activated during the acceptance of offers.</w:t>
      </w:r>
    </w:p>
    <w:p w14:paraId="07C0D9BD" w14:textId="53A15AFE" w:rsidR="00A30572" w:rsidRDefault="2241B751" w:rsidP="017594A7">
      <w:r>
        <w:t>Whole brain contrasts w</w:t>
      </w:r>
      <w:r w:rsidR="7C415BBC">
        <w:t>ere used to examine</w:t>
      </w:r>
      <w:r>
        <w:t xml:space="preserve"> BOLD response as a function of offer fairness and partner type</w:t>
      </w:r>
      <w:r w:rsidR="21508C1A">
        <w:t>, while d</w:t>
      </w:r>
      <w:r>
        <w:t xml:space="preserve">ouble subtraction analyses </w:t>
      </w:r>
      <w:r w:rsidR="6504A7F4">
        <w:t>provided tests of</w:t>
      </w:r>
      <w:r>
        <w:t xml:space="preserve"> age-related and partner-related differences in resultant neural effects.</w:t>
      </w:r>
      <w:r w:rsidR="29F64030">
        <w:t xml:space="preserve"> </w:t>
      </w:r>
    </w:p>
    <w:p w14:paraId="5140DB0C" w14:textId="626FC415" w:rsidR="00291310" w:rsidRPr="00291310" w:rsidRDefault="7B781A97" w:rsidP="017594A7">
      <w:r>
        <w:t>Our</w:t>
      </w:r>
      <w:r w:rsidR="5BBE8410">
        <w:t xml:space="preserve"> hypothesis</w:t>
      </w:r>
      <w:r w:rsidR="228DD25C">
        <w:t xml:space="preserve"> regarding connectivity among </w:t>
      </w:r>
      <w:r w:rsidR="04884178">
        <w:t>our brain regions of interest</w:t>
      </w:r>
      <w:r w:rsidR="18F2DD36">
        <w:t xml:space="preserve"> is</w:t>
      </w:r>
      <w:r w:rsidR="04884178">
        <w:t>:</w:t>
      </w:r>
    </w:p>
    <w:p w14:paraId="56D5B758" w14:textId="498A87EB" w:rsidR="00291310" w:rsidRPr="00291310" w:rsidRDefault="0018CC70" w:rsidP="017594A7">
      <w:pPr>
        <w:pStyle w:val="ListParagraph"/>
        <w:numPr>
          <w:ilvl w:val="0"/>
          <w:numId w:val="4"/>
        </w:numPr>
      </w:pPr>
      <w:r>
        <w:t>Age-dependent changes in neural responses to unfair offers will be tied to differential changes in connectivity of both the executive control network and default mode network with the temporoparietal junction.</w:t>
      </w:r>
    </w:p>
    <w:p w14:paraId="4F8A3BF8" w14:textId="02815D21" w:rsidR="00291310" w:rsidRPr="00291310" w:rsidRDefault="3BBF7038" w:rsidP="017594A7">
      <w:r>
        <w:t>We tested this with t</w:t>
      </w:r>
      <w:r w:rsidR="1C25A7FF">
        <w:t>ask-based network analyses (</w:t>
      </w:r>
      <w:proofErr w:type="spellStart"/>
      <w:r w:rsidR="1C25A7FF">
        <w:t>nPPI</w:t>
      </w:r>
      <w:proofErr w:type="spellEnd"/>
      <w:r w:rsidR="1C25A7FF">
        <w:t>) and seed-based analyses to examine connectivity of the ECN, DMN and insula/DLPFC during fair/unfair offers with older and younger partners.</w:t>
      </w:r>
      <w:r w:rsidR="6FE79C5A">
        <w:t xml:space="preserve"> Both connectivity and activation hypotheses were tested using FSL as previously described.</w:t>
      </w:r>
    </w:p>
    <w:p w14:paraId="7A2C587F" w14:textId="3DBEFB6D" w:rsidR="00291310" w:rsidRPr="00291310" w:rsidRDefault="1593934A" w:rsidP="017594A7">
      <w:r>
        <w:t xml:space="preserve">Finally, </w:t>
      </w:r>
      <w:r w:rsidR="2C3DD696">
        <w:t>we generated exploratory hypotheses about the relat</w:t>
      </w:r>
      <w:r w:rsidR="41269B79">
        <w:t xml:space="preserve">ionship </w:t>
      </w:r>
      <w:r w:rsidR="1660D905">
        <w:t>between brain and choice behaviors.</w:t>
      </w:r>
    </w:p>
    <w:p w14:paraId="16E33A93" w14:textId="1AE4B954" w:rsidR="00291310" w:rsidRPr="00291310" w:rsidRDefault="1660D905" w:rsidP="017594A7">
      <w:pPr>
        <w:pStyle w:val="ListParagraph"/>
        <w:numPr>
          <w:ilvl w:val="0"/>
          <w:numId w:val="3"/>
        </w:numPr>
      </w:pPr>
      <w:r>
        <w:t>Connectivity among our ROIs may be related to choice outcome.</w:t>
      </w:r>
    </w:p>
    <w:p w14:paraId="5540186E" w14:textId="62B4A015" w:rsidR="00291310" w:rsidRPr="00291310" w:rsidRDefault="1660D905" w:rsidP="017594A7">
      <w:pPr>
        <w:pStyle w:val="ListParagraph"/>
        <w:numPr>
          <w:ilvl w:val="0"/>
          <w:numId w:val="3"/>
        </w:numPr>
      </w:pPr>
      <w:r>
        <w:t>A behavioral model of choice may be improved with the addition of brain data.</w:t>
      </w:r>
    </w:p>
    <w:p w14:paraId="10060C7E" w14:textId="7499CBAB" w:rsidR="00291310" w:rsidRPr="00291310" w:rsidRDefault="2E6B304F" w:rsidP="017594A7">
      <w:r>
        <w:lastRenderedPageBreak/>
        <w:t>These exploratory hypothese</w:t>
      </w:r>
      <w:r w:rsidR="2DC2B636">
        <w:t>s</w:t>
      </w:r>
      <w:r>
        <w:t xml:space="preserve"> were tested </w:t>
      </w:r>
      <w:r w:rsidR="29565036">
        <w:t xml:space="preserve">by building </w:t>
      </w:r>
      <w:r>
        <w:t xml:space="preserve">a </w:t>
      </w:r>
      <w:r w:rsidR="13C38DE7">
        <w:t>series of n</w:t>
      </w:r>
      <w:r w:rsidR="2021B6F4">
        <w:t>es</w:t>
      </w:r>
      <w:r w:rsidR="13C38DE7">
        <w:t>t</w:t>
      </w:r>
      <w:r w:rsidR="66E6663C">
        <w:t>ed</w:t>
      </w:r>
      <w:r w:rsidR="13C38DE7">
        <w:t xml:space="preserve"> mixed effects model</w:t>
      </w:r>
      <w:r w:rsidR="7490AE45">
        <w:t>s</w:t>
      </w:r>
      <w:r w:rsidR="13C38DE7">
        <w:t xml:space="preserve"> predicting </w:t>
      </w:r>
      <w:r w:rsidR="4A3AEA47">
        <w:t xml:space="preserve">trial-by-trial choices </w:t>
      </w:r>
      <w:r w:rsidR="13C38DE7">
        <w:t>from age, partner type, block type, offer value, and ROI BOLD signal</w:t>
      </w:r>
      <w:r w:rsidR="754BC719">
        <w:t>, and then performing a</w:t>
      </w:r>
      <w:r w:rsidR="13C38DE7">
        <w:t xml:space="preserve"> chi square goodness-of-fit </w:t>
      </w:r>
      <w:r w:rsidR="7EE85CFC">
        <w:t xml:space="preserve">test </w:t>
      </w:r>
      <w:r w:rsidR="13C38DE7">
        <w:t>on the nested models</w:t>
      </w:r>
      <w:r w:rsidR="05A745E5">
        <w:t xml:space="preserve"> (Cosme, Ludwig, &amp; Berkman, 2019)</w:t>
      </w:r>
      <w:r w:rsidR="45417388">
        <w:t>.</w:t>
      </w:r>
      <w:r w:rsidR="13C38DE7">
        <w:t xml:space="preserve"> </w:t>
      </w:r>
      <w:r w:rsidR="1D44AD7D">
        <w:t xml:space="preserve">A </w:t>
      </w:r>
      <w:r w:rsidR="13C38DE7">
        <w:t>specification curve</w:t>
      </w:r>
      <w:r w:rsidR="003928BC">
        <w:t xml:space="preserve"> analysis</w:t>
      </w:r>
      <w:r w:rsidR="13C38DE7">
        <w:t xml:space="preserve"> for all possible models</w:t>
      </w:r>
      <w:r w:rsidR="105D0E07">
        <w:t xml:space="preserve"> provided further assessment of fit for models of interest</w:t>
      </w:r>
      <w:r w:rsidR="103A2A72">
        <w:t xml:space="preserve"> and was conducted using XX package in R</w:t>
      </w:r>
      <w:r w:rsidR="105D0E07">
        <w:t>.</w:t>
      </w:r>
    </w:p>
    <w:p w14:paraId="53C8B49A" w14:textId="48FDD86C" w:rsidR="017594A7" w:rsidRDefault="017594A7" w:rsidP="017594A7"/>
    <w:p w14:paraId="0C43C728" w14:textId="26E9C5A3" w:rsidR="007B6260" w:rsidRDefault="34BA3CAF" w:rsidP="017594A7">
      <w:pPr>
        <w:pStyle w:val="Heading1"/>
      </w:pPr>
      <w:r w:rsidRPr="017594A7">
        <w:t>Results</w:t>
      </w:r>
      <w:r w:rsidR="30C51983" w:rsidRPr="017594A7">
        <w:t xml:space="preserve"> (</w:t>
      </w:r>
      <w:r w:rsidR="525E0A60" w:rsidRPr="017594A7">
        <w:t xml:space="preserve">current count: </w:t>
      </w:r>
      <w:r w:rsidR="30C51983" w:rsidRPr="017594A7">
        <w:t>400ish)</w:t>
      </w:r>
    </w:p>
    <w:p w14:paraId="5AF25E89" w14:textId="064EF3E7" w:rsidR="007B6260" w:rsidRDefault="34BA3CAF" w:rsidP="017594A7">
      <w:pPr>
        <w:pStyle w:val="Heading2"/>
        <w:rPr>
          <w:rFonts w:ascii="Arial" w:hAnsi="Arial" w:cs="Arial"/>
        </w:rPr>
      </w:pPr>
      <w:r w:rsidRPr="017594A7">
        <w:t xml:space="preserve">Offer Amount and Choice behavior </w:t>
      </w:r>
    </w:p>
    <w:p w14:paraId="54CA7B9C" w14:textId="4F4C203F" w:rsidR="007B6260" w:rsidRDefault="34BA3CAF" w:rsidP="017594A7">
      <w:pPr>
        <w:rPr>
          <w:rFonts w:ascii="Arial" w:eastAsia="Arial" w:hAnsi="Arial" w:cs="Arial"/>
          <w:color w:val="000000" w:themeColor="text1"/>
        </w:rPr>
      </w:pPr>
      <w:r w:rsidRPr="017594A7">
        <w:rPr>
          <w:rFonts w:ascii="Arial" w:eastAsia="Arial" w:hAnsi="Arial" w:cs="Arial"/>
          <w:color w:val="000000" w:themeColor="text1"/>
        </w:rPr>
        <w:t>We first examined if choice decisions are correlated with fairness, participant age group, and game partner’s similarity to the participant. We found a significant main effect of fairness. Participants are more likely to accept an offer as the fairness increases (beta = 1.65, p &lt; 0.001). We did not find any age group or partner similarity-related effects on participants’ choice.</w:t>
      </w:r>
    </w:p>
    <w:p w14:paraId="16B8582A" w14:textId="798DF041" w:rsidR="007B6260" w:rsidRDefault="007B6260" w:rsidP="017594A7"/>
    <w:p w14:paraId="0FBFF039" w14:textId="6D271272" w:rsidR="007B6260" w:rsidRDefault="34BA3CAF" w:rsidP="017594A7">
      <w:pPr>
        <w:pStyle w:val="Heading2"/>
      </w:pPr>
      <w:r w:rsidRPr="017594A7">
        <w:t>Age and Partner-Related Neural Response to Fairness</w:t>
      </w:r>
    </w:p>
    <w:p w14:paraId="6620200B" w14:textId="0D4AFFA1" w:rsidR="007B6260" w:rsidRDefault="34BA3CAF" w:rsidP="017594A7">
      <w:pPr>
        <w:rPr>
          <w:rFonts w:ascii="Arial" w:eastAsia="Arial" w:hAnsi="Arial" w:cs="Arial"/>
          <w:color w:val="000000" w:themeColor="text1"/>
        </w:rPr>
      </w:pPr>
      <w:r w:rsidRPr="096B205C">
        <w:rPr>
          <w:rFonts w:ascii="Arial" w:eastAsia="Arial" w:hAnsi="Arial" w:cs="Arial"/>
          <w:color w:val="000000" w:themeColor="text1"/>
        </w:rPr>
        <w:t xml:space="preserve">The focus of our study is how fairness-related brain activities may change across age </w:t>
      </w:r>
      <w:r w:rsidR="11A79C8D" w:rsidRPr="096B205C">
        <w:rPr>
          <w:rFonts w:ascii="Arial" w:eastAsia="Arial" w:hAnsi="Arial" w:cs="Arial"/>
          <w:color w:val="000000" w:themeColor="text1"/>
        </w:rPr>
        <w:t>groups</w:t>
      </w:r>
      <w:r w:rsidRPr="096B205C">
        <w:rPr>
          <w:rFonts w:ascii="Arial" w:eastAsia="Arial" w:hAnsi="Arial" w:cs="Arial"/>
          <w:color w:val="000000" w:themeColor="text1"/>
        </w:rPr>
        <w:t xml:space="preserve"> and game partner identity. To answer this question, we conducted whole-brain activation and DMN and ECN network connectivity analyses. For whole-brain activation, we did not find any interaction between age group and partner similarity. We also did not find any age group or partner similarity main effects. For brain network analyses, we found significant interaction between age group and partner similarity interaction (contrast</w:t>
      </w:r>
      <w:r w:rsidR="1E6D33A6" w:rsidRPr="096B205C">
        <w:rPr>
          <w:rFonts w:ascii="Arial" w:eastAsia="Arial" w:hAnsi="Arial" w:cs="Arial"/>
          <w:color w:val="000000" w:themeColor="text1"/>
        </w:rPr>
        <w:t xml:space="preserve">: </w:t>
      </w:r>
      <w:r w:rsidRPr="096B205C">
        <w:rPr>
          <w:rFonts w:ascii="Arial" w:eastAsia="Arial" w:hAnsi="Arial" w:cs="Arial"/>
          <w:color w:val="000000" w:themeColor="text1"/>
        </w:rPr>
        <w:t>[</w:t>
      </w:r>
      <w:proofErr w:type="spellStart"/>
      <w:r w:rsidRPr="096B205C">
        <w:rPr>
          <w:rFonts w:ascii="Arial" w:eastAsia="Arial" w:hAnsi="Arial" w:cs="Arial"/>
          <w:color w:val="000000" w:themeColor="text1"/>
        </w:rPr>
        <w:t>young_similar-young_dissimilar</w:t>
      </w:r>
      <w:proofErr w:type="spellEnd"/>
      <w:r w:rsidRPr="096B205C">
        <w:rPr>
          <w:rFonts w:ascii="Arial" w:eastAsia="Arial" w:hAnsi="Arial" w:cs="Arial"/>
          <w:color w:val="000000" w:themeColor="text1"/>
        </w:rPr>
        <w:t>] &gt; [</w:t>
      </w:r>
      <w:proofErr w:type="spellStart"/>
      <w:r w:rsidRPr="096B205C">
        <w:rPr>
          <w:rFonts w:ascii="Arial" w:eastAsia="Arial" w:hAnsi="Arial" w:cs="Arial"/>
          <w:color w:val="000000" w:themeColor="text1"/>
        </w:rPr>
        <w:t>old_similar</w:t>
      </w:r>
      <w:proofErr w:type="spellEnd"/>
      <w:r w:rsidRPr="096B205C">
        <w:rPr>
          <w:rFonts w:ascii="Arial" w:eastAsia="Arial" w:hAnsi="Arial" w:cs="Arial"/>
          <w:color w:val="000000" w:themeColor="text1"/>
        </w:rPr>
        <w:t>-old dissimilar]) in fairness-related DMN-anterior cingulate gyrus (ACC) connectivity (Figure XX). Specifically, y</w:t>
      </w:r>
      <w:r w:rsidRPr="096B205C">
        <w:rPr>
          <w:rFonts w:ascii="Roboto" w:eastAsia="Roboto" w:hAnsi="Roboto" w:cs="Roboto"/>
          <w:color w:val="000000" w:themeColor="text1"/>
        </w:rPr>
        <w:t>ounger adults exhibited a stronger fairness-modulated DMN-ACC connectivity when interacting with a similar partner, whereas older adults demonstrated the opposite pattern</w:t>
      </w:r>
      <w:r w:rsidRPr="096B205C">
        <w:rPr>
          <w:rFonts w:ascii="Arial" w:eastAsia="Arial" w:hAnsi="Arial" w:cs="Arial"/>
          <w:color w:val="000000" w:themeColor="text1"/>
        </w:rPr>
        <w:t xml:space="preserve"> (contrast = [</w:t>
      </w:r>
      <w:proofErr w:type="spellStart"/>
      <w:r w:rsidRPr="096B205C">
        <w:rPr>
          <w:rFonts w:ascii="Arial" w:eastAsia="Arial" w:hAnsi="Arial" w:cs="Arial"/>
          <w:color w:val="000000" w:themeColor="text1"/>
        </w:rPr>
        <w:t>young_similar-young_dissimilar</w:t>
      </w:r>
      <w:proofErr w:type="spellEnd"/>
      <w:r w:rsidRPr="096B205C">
        <w:rPr>
          <w:rFonts w:ascii="Arial" w:eastAsia="Arial" w:hAnsi="Arial" w:cs="Arial"/>
          <w:color w:val="000000" w:themeColor="text1"/>
        </w:rPr>
        <w:t>] &gt; [</w:t>
      </w:r>
      <w:proofErr w:type="spellStart"/>
      <w:r w:rsidRPr="096B205C">
        <w:rPr>
          <w:rFonts w:ascii="Arial" w:eastAsia="Arial" w:hAnsi="Arial" w:cs="Arial"/>
          <w:color w:val="000000" w:themeColor="text1"/>
        </w:rPr>
        <w:t>old_similar</w:t>
      </w:r>
      <w:proofErr w:type="spellEnd"/>
      <w:r w:rsidRPr="096B205C">
        <w:rPr>
          <w:rFonts w:ascii="Arial" w:eastAsia="Arial" w:hAnsi="Arial" w:cs="Arial"/>
          <w:color w:val="000000" w:themeColor="text1"/>
        </w:rPr>
        <w:t xml:space="preserve">-old dissimilar], </w:t>
      </w:r>
      <w:proofErr w:type="spellStart"/>
      <w:r w:rsidRPr="096B205C">
        <w:rPr>
          <w:rFonts w:ascii="Arial" w:eastAsia="Arial" w:hAnsi="Arial" w:cs="Arial"/>
          <w:color w:val="000000" w:themeColor="text1"/>
        </w:rPr>
        <w:t>MNIxyz</w:t>
      </w:r>
      <w:proofErr w:type="spellEnd"/>
      <w:r w:rsidRPr="096B205C">
        <w:rPr>
          <w:rFonts w:ascii="Arial" w:eastAsia="Arial" w:hAnsi="Arial" w:cs="Arial"/>
          <w:color w:val="000000" w:themeColor="text1"/>
        </w:rPr>
        <w:t xml:space="preserve"> = -13.3, 34, 27.8; cluster = 26 voxels, p = .023, correction XXX).</w:t>
      </w:r>
      <w:r w:rsidR="1F508368" w:rsidRPr="096B205C">
        <w:rPr>
          <w:rFonts w:ascii="Arial" w:eastAsia="Arial" w:hAnsi="Arial" w:cs="Arial"/>
          <w:color w:val="000000" w:themeColor="text1"/>
        </w:rPr>
        <w:t xml:space="preserve"> We </w:t>
      </w:r>
      <w:r w:rsidR="1F508368" w:rsidRPr="096B205C">
        <w:rPr>
          <w:rFonts w:ascii="Arial" w:eastAsia="Arial" w:hAnsi="Arial" w:cs="Arial"/>
          <w:color w:val="000000" w:themeColor="text1"/>
        </w:rPr>
        <w:lastRenderedPageBreak/>
        <w:t>did not find any significant interaction or main effect of age or partner simila</w:t>
      </w:r>
      <w:r w:rsidR="18D61089" w:rsidRPr="096B205C">
        <w:rPr>
          <w:rFonts w:ascii="Arial" w:eastAsia="Arial" w:hAnsi="Arial" w:cs="Arial"/>
          <w:color w:val="000000" w:themeColor="text1"/>
        </w:rPr>
        <w:t>rity in ECN network connectivity.</w:t>
      </w:r>
      <w:r w:rsidR="1F508368" w:rsidRPr="096B205C">
        <w:rPr>
          <w:rFonts w:ascii="Arial" w:eastAsia="Arial" w:hAnsi="Arial" w:cs="Arial"/>
          <w:color w:val="000000" w:themeColor="text1"/>
        </w:rPr>
        <w:t xml:space="preserve"> </w:t>
      </w:r>
    </w:p>
    <w:p w14:paraId="1B2880AF" w14:textId="2E2BAB47" w:rsidR="007B6260" w:rsidRDefault="724A1A27" w:rsidP="1EB740E7">
      <w:r>
        <w:rPr>
          <w:noProof/>
        </w:rPr>
        <w:drawing>
          <wp:inline distT="0" distB="0" distL="0" distR="0" wp14:anchorId="37CBFFCF" wp14:editId="784C6DC5">
            <wp:extent cx="3113138" cy="4784725"/>
            <wp:effectExtent l="0" t="0" r="0" b="0"/>
            <wp:docPr id="457797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7165" name=""/>
                    <pic:cNvPicPr/>
                  </pic:nvPicPr>
                  <pic:blipFill>
                    <a:blip r:embed="rId16">
                      <a:extLst>
                        <a:ext uri="{28A0092B-C50C-407E-A947-70E740481C1C}">
                          <a14:useLocalDpi xmlns:a14="http://schemas.microsoft.com/office/drawing/2010/main"/>
                        </a:ext>
                      </a:extLst>
                    </a:blip>
                    <a:stretch>
                      <a:fillRect/>
                    </a:stretch>
                  </pic:blipFill>
                  <pic:spPr>
                    <a:xfrm>
                      <a:off x="0" y="0"/>
                      <a:ext cx="3113138" cy="4784725"/>
                    </a:xfrm>
                    <a:prstGeom prst="rect">
                      <a:avLst/>
                    </a:prstGeom>
                  </pic:spPr>
                </pic:pic>
              </a:graphicData>
            </a:graphic>
          </wp:inline>
        </w:drawing>
      </w:r>
    </w:p>
    <w:p w14:paraId="3A6B77F1" w14:textId="09A23698" w:rsidR="46DB652E" w:rsidRDefault="46DB652E" w:rsidP="72D76575">
      <w:pPr>
        <w:pStyle w:val="Caption1"/>
        <w:rPr>
          <w:rFonts w:ascii="Roboto" w:eastAsia="Roboto" w:hAnsi="Roboto" w:cs="Roboto"/>
          <w:color w:val="000000" w:themeColor="text1"/>
        </w:rPr>
      </w:pPr>
      <w:r w:rsidRPr="72D76575">
        <w:rPr>
          <w:b/>
          <w:bCs/>
        </w:rPr>
        <w:t xml:space="preserve">Figure </w:t>
      </w:r>
      <w:r w:rsidR="03CEFCE9" w:rsidRPr="72D76575">
        <w:rPr>
          <w:b/>
          <w:bCs/>
        </w:rPr>
        <w:t>2</w:t>
      </w:r>
      <w:r w:rsidRPr="72D76575">
        <w:rPr>
          <w:b/>
          <w:bCs/>
        </w:rPr>
        <w:t xml:space="preserve">. Age group and partner identity Effects on offer amount modulated Default Mode Network (DMN)-anterior cingulate cortex (ACC) connectivity. </w:t>
      </w:r>
      <w:r>
        <w:t xml:space="preserve">The x-axis represents the two Age Groups (Younger Adults: 18-35 years; Older Adults: 65-80 years). The y-axis displays the individual-level parameter estimates (beta) reflecting offer amount-modulated DMN-ACC connectivity difference between the 'similar partner' and 'dissimilar partner' conditions (similar &gt; dissimilar, ACC </w:t>
      </w:r>
      <w:proofErr w:type="spellStart"/>
      <w:r>
        <w:t>MNIxyz</w:t>
      </w:r>
      <w:proofErr w:type="spellEnd"/>
      <w:r>
        <w:t xml:space="preserve"> = -13.3, 34, 27.8; cluster = 26 voxels, p = .023). Each dot represents a single participant's mean connectivity value for this contrast. Error bars indicate the standard error of the mean for each age group. A positive value on the y-axis signifies stronger offer amount-modulated DMN-ACC connectivity when interacting with a similar partner compared to a dissimilar partner. This figure visually demonstrates the reversed pattern of social context-</w:t>
      </w:r>
      <w:r>
        <w:lastRenderedPageBreak/>
        <w:t xml:space="preserve">dependent DMN-ACC connectivity between younger and older adults. Brain image is </w:t>
      </w:r>
      <w:proofErr w:type="spellStart"/>
      <w:r>
        <w:t>thresholded</w:t>
      </w:r>
      <w:proofErr w:type="spellEnd"/>
      <w:r>
        <w:t xml:space="preserve"> and corrected for multiple comparisons using an initial cluster-forming threshold of Z &gt; 3.1 followed by a whole-brain corrected cluster-extent threshold of p &lt; 0.05.</w:t>
      </w:r>
    </w:p>
    <w:p w14:paraId="3A29F868" w14:textId="76DAC144" w:rsidR="007B6260" w:rsidRDefault="34BA3CAF" w:rsidP="017594A7">
      <w:pPr>
        <w:pStyle w:val="Heading2"/>
        <w:spacing w:before="360" w:after="120"/>
        <w:rPr>
          <w:rFonts w:ascii="Arial" w:hAnsi="Arial" w:cs="Arial"/>
        </w:rPr>
      </w:pPr>
      <w:r w:rsidRPr="017594A7">
        <w:rPr>
          <w:rFonts w:ascii="Arial" w:hAnsi="Arial" w:cs="Arial"/>
        </w:rPr>
        <w:t>Neural Response and Sensitivity to Fairness Norm Violation</w:t>
      </w:r>
    </w:p>
    <w:p w14:paraId="3AE845B6" w14:textId="6534A81E" w:rsidR="007B6260" w:rsidRDefault="34BA3CAF" w:rsidP="017594A7">
      <w:pPr>
        <w:rPr>
          <w:rFonts w:ascii="Roboto" w:eastAsia="Roboto" w:hAnsi="Roboto" w:cs="Roboto"/>
          <w:color w:val="000000" w:themeColor="text1"/>
        </w:rPr>
      </w:pPr>
      <w:r w:rsidRPr="1EB740E7">
        <w:rPr>
          <w:rFonts w:ascii="Arial" w:eastAsia="Arial" w:hAnsi="Arial" w:cs="Arial"/>
          <w:color w:val="000000" w:themeColor="text1"/>
        </w:rPr>
        <w:t>In addition to interaction between age group and partner identity, we are also interested in whether behavior-level individual differences in sensitivity to fairness norm violation is associated with brain activities beyond fairness, age group, and partner similarity. To test this, we first estimated each participant’s sensitivity to fairness norm violation using</w:t>
      </w:r>
      <w:r w:rsidRPr="1EB740E7">
        <w:rPr>
          <w:rFonts w:ascii="Roboto" w:eastAsia="Roboto" w:hAnsi="Roboto" w:cs="Roboto"/>
          <w:color w:val="000000" w:themeColor="text1"/>
        </w:rPr>
        <w:t xml:space="preserve"> participant-specific slopes from a multilevel logistic regression model (i.e., the sum of group-level fixed offer amount effect and a participant’s unique corresponding random slope. See model XX.). A steeper positive slope indicates a greater sensitivity to the violation of a participant’s fairness norm. We then introduced these participant-specific fairness sensitivity slopes as a covariate into the L3 models for DMN and ECN connectivity analyses (model XX and XX). We find a significant violation sensitivity effect in offer amount-modulated ECN-</w:t>
      </w:r>
      <w:proofErr w:type="spellStart"/>
      <w:r w:rsidRPr="1EB740E7">
        <w:rPr>
          <w:rFonts w:ascii="Roboto" w:eastAsia="Roboto" w:hAnsi="Roboto" w:cs="Roboto"/>
          <w:color w:val="000000" w:themeColor="text1"/>
        </w:rPr>
        <w:t>mPFC</w:t>
      </w:r>
      <w:proofErr w:type="spellEnd"/>
      <w:r w:rsidRPr="1EB740E7">
        <w:rPr>
          <w:rFonts w:ascii="Roboto" w:eastAsia="Roboto" w:hAnsi="Roboto" w:cs="Roboto"/>
          <w:color w:val="000000" w:themeColor="text1"/>
        </w:rPr>
        <w:t xml:space="preserve"> connectivity related to age group and partner identity (</w:t>
      </w:r>
      <w:r w:rsidRPr="1EB740E7">
        <w:rPr>
          <w:rFonts w:ascii="Arial" w:eastAsia="Arial" w:hAnsi="Arial" w:cs="Arial"/>
          <w:color w:val="000000" w:themeColor="text1"/>
        </w:rPr>
        <w:t>[</w:t>
      </w:r>
      <w:proofErr w:type="spellStart"/>
      <w:r w:rsidRPr="1EB740E7">
        <w:rPr>
          <w:rFonts w:ascii="Arial" w:eastAsia="Arial" w:hAnsi="Arial" w:cs="Arial"/>
          <w:color w:val="000000" w:themeColor="text1"/>
        </w:rPr>
        <w:t>older_similar-older_dissimilar</w:t>
      </w:r>
      <w:proofErr w:type="spellEnd"/>
      <w:r w:rsidRPr="1EB740E7">
        <w:rPr>
          <w:rFonts w:ascii="Arial" w:eastAsia="Arial" w:hAnsi="Arial" w:cs="Arial"/>
          <w:color w:val="000000" w:themeColor="text1"/>
        </w:rPr>
        <w:t>] &gt; [</w:t>
      </w:r>
      <w:proofErr w:type="spellStart"/>
      <w:r w:rsidRPr="1EB740E7">
        <w:rPr>
          <w:rFonts w:ascii="Arial" w:eastAsia="Arial" w:hAnsi="Arial" w:cs="Arial"/>
          <w:color w:val="000000" w:themeColor="text1"/>
        </w:rPr>
        <w:t>young_similar-young_dissimilar</w:t>
      </w:r>
      <w:proofErr w:type="spellEnd"/>
      <w:r w:rsidRPr="1EB740E7">
        <w:rPr>
          <w:rFonts w:ascii="Arial" w:eastAsia="Arial" w:hAnsi="Arial" w:cs="Arial"/>
          <w:color w:val="000000" w:themeColor="text1"/>
        </w:rPr>
        <w:t>]</w:t>
      </w:r>
      <w:r w:rsidRPr="1EB740E7">
        <w:rPr>
          <w:rFonts w:ascii="Roboto" w:eastAsia="Roboto" w:hAnsi="Roboto" w:cs="Roboto"/>
          <w:color w:val="000000" w:themeColor="text1"/>
        </w:rPr>
        <w:t>). Younger adults’ behavioral sensitivity to fairness was negatively associated with ECN-</w:t>
      </w:r>
      <w:proofErr w:type="spellStart"/>
      <w:r w:rsidRPr="1EB740E7">
        <w:rPr>
          <w:rFonts w:ascii="Roboto" w:eastAsia="Roboto" w:hAnsi="Roboto" w:cs="Roboto"/>
          <w:color w:val="000000" w:themeColor="text1"/>
        </w:rPr>
        <w:t>mPFC</w:t>
      </w:r>
      <w:proofErr w:type="spellEnd"/>
      <w:r w:rsidRPr="1EB740E7">
        <w:rPr>
          <w:rFonts w:ascii="Roboto" w:eastAsia="Roboto" w:hAnsi="Roboto" w:cs="Roboto"/>
          <w:color w:val="000000" w:themeColor="text1"/>
        </w:rPr>
        <w:t xml:space="preserve"> connectivity difference between similar and dissimilar partners, whereas older adults show a positive correlation </w:t>
      </w:r>
      <w:r w:rsidRPr="1EB740E7">
        <w:rPr>
          <w:rFonts w:ascii="Arial" w:eastAsia="Arial" w:hAnsi="Arial" w:cs="Arial"/>
          <w:color w:val="000000" w:themeColor="text1"/>
        </w:rPr>
        <w:t>(contrast = [</w:t>
      </w:r>
      <w:proofErr w:type="spellStart"/>
      <w:r w:rsidRPr="1EB740E7">
        <w:rPr>
          <w:rFonts w:ascii="Arial" w:eastAsia="Arial" w:hAnsi="Arial" w:cs="Arial"/>
          <w:color w:val="000000" w:themeColor="text1"/>
        </w:rPr>
        <w:t>young_similar-young_dissimilar</w:t>
      </w:r>
      <w:proofErr w:type="spellEnd"/>
      <w:r w:rsidRPr="1EB740E7">
        <w:rPr>
          <w:rFonts w:ascii="Arial" w:eastAsia="Arial" w:hAnsi="Arial" w:cs="Arial"/>
          <w:color w:val="000000" w:themeColor="text1"/>
        </w:rPr>
        <w:t>] &gt; [</w:t>
      </w:r>
      <w:proofErr w:type="spellStart"/>
      <w:r w:rsidRPr="1EB740E7">
        <w:rPr>
          <w:rFonts w:ascii="Arial" w:eastAsia="Arial" w:hAnsi="Arial" w:cs="Arial"/>
          <w:color w:val="000000" w:themeColor="text1"/>
        </w:rPr>
        <w:t>old_similar</w:t>
      </w:r>
      <w:proofErr w:type="spellEnd"/>
      <w:r w:rsidRPr="1EB740E7">
        <w:rPr>
          <w:rFonts w:ascii="Arial" w:eastAsia="Arial" w:hAnsi="Arial" w:cs="Arial"/>
          <w:color w:val="000000" w:themeColor="text1"/>
        </w:rPr>
        <w:t xml:space="preserve">-old dissimilar], </w:t>
      </w:r>
      <w:proofErr w:type="spellStart"/>
      <w:r w:rsidRPr="1EB740E7">
        <w:rPr>
          <w:rFonts w:ascii="Arial" w:eastAsia="Arial" w:hAnsi="Arial" w:cs="Arial"/>
          <w:color w:val="000000" w:themeColor="text1"/>
        </w:rPr>
        <w:t>MNIxyz</w:t>
      </w:r>
      <w:proofErr w:type="spellEnd"/>
      <w:r w:rsidRPr="1EB740E7">
        <w:rPr>
          <w:rFonts w:ascii="Arial" w:eastAsia="Arial" w:hAnsi="Arial" w:cs="Arial"/>
          <w:color w:val="000000" w:themeColor="text1"/>
        </w:rPr>
        <w:t xml:space="preserve"> =4.58, 60.7, 11.7; cluster = 23 voxels, p = .029)</w:t>
      </w:r>
      <w:r w:rsidRPr="1EB740E7">
        <w:rPr>
          <w:rFonts w:ascii="Roboto" w:eastAsia="Roboto" w:hAnsi="Roboto" w:cs="Roboto"/>
          <w:color w:val="000000" w:themeColor="text1"/>
        </w:rPr>
        <w:t>.</w:t>
      </w:r>
    </w:p>
    <w:p w14:paraId="1FCB9C9E" w14:textId="208FE03C" w:rsidR="007B6260" w:rsidRDefault="665DF24E" w:rsidP="017594A7">
      <w:pPr>
        <w:jc w:val="center"/>
      </w:pPr>
      <w:r>
        <w:rPr>
          <w:noProof/>
        </w:rPr>
        <w:lastRenderedPageBreak/>
        <w:drawing>
          <wp:inline distT="0" distB="0" distL="0" distR="0" wp14:anchorId="4B2788E9" wp14:editId="59C2A5F0">
            <wp:extent cx="2985320" cy="5511359"/>
            <wp:effectExtent l="0" t="0" r="0" b="0"/>
            <wp:docPr id="1219709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9824" name=""/>
                    <pic:cNvPicPr/>
                  </pic:nvPicPr>
                  <pic:blipFill>
                    <a:blip r:embed="rId17">
                      <a:extLst>
                        <a:ext uri="{28A0092B-C50C-407E-A947-70E740481C1C}">
                          <a14:useLocalDpi xmlns:a14="http://schemas.microsoft.com/office/drawing/2010/main"/>
                        </a:ext>
                      </a:extLst>
                    </a:blip>
                    <a:stretch>
                      <a:fillRect/>
                    </a:stretch>
                  </pic:blipFill>
                  <pic:spPr>
                    <a:xfrm>
                      <a:off x="0" y="0"/>
                      <a:ext cx="2985320" cy="5511359"/>
                    </a:xfrm>
                    <a:prstGeom prst="rect">
                      <a:avLst/>
                    </a:prstGeom>
                  </pic:spPr>
                </pic:pic>
              </a:graphicData>
            </a:graphic>
          </wp:inline>
        </w:drawing>
      </w:r>
    </w:p>
    <w:p w14:paraId="452910C6" w14:textId="630DD658" w:rsidR="007B6260" w:rsidRDefault="0ABEBDEA" w:rsidP="72D76575">
      <w:pPr>
        <w:pStyle w:val="Caption1"/>
        <w:rPr>
          <w:b/>
          <w:bCs/>
        </w:rPr>
      </w:pPr>
      <w:r w:rsidRPr="72D76575">
        <w:rPr>
          <w:b/>
          <w:bCs/>
        </w:rPr>
        <w:t xml:space="preserve">Figure </w:t>
      </w:r>
      <w:r w:rsidR="4D83F952" w:rsidRPr="72D76575">
        <w:rPr>
          <w:b/>
          <w:bCs/>
        </w:rPr>
        <w:t>3</w:t>
      </w:r>
      <w:r w:rsidRPr="72D76575">
        <w:rPr>
          <w:b/>
          <w:bCs/>
        </w:rPr>
        <w:t xml:space="preserve">. </w:t>
      </w:r>
      <w:r w:rsidR="65E21F11" w:rsidRPr="72D76575">
        <w:rPr>
          <w:b/>
          <w:bCs/>
        </w:rPr>
        <w:t>Brain-behavior relationship between ECN-</w:t>
      </w:r>
      <w:proofErr w:type="spellStart"/>
      <w:r w:rsidR="65E21F11" w:rsidRPr="72D76575">
        <w:rPr>
          <w:b/>
          <w:bCs/>
        </w:rPr>
        <w:t>mPFC</w:t>
      </w:r>
      <w:proofErr w:type="spellEnd"/>
      <w:r w:rsidR="65E21F11" w:rsidRPr="72D76575">
        <w:rPr>
          <w:b/>
          <w:bCs/>
        </w:rPr>
        <w:t xml:space="preserve"> connectivity and fairness norm violation sensitivity.</w:t>
      </w:r>
      <w:r w:rsidR="38DF206E">
        <w:t xml:space="preserve"> The x-axis represents individual participant's norm violation sensitivity difference between similar and dissimilar partners. The y-axis displays the individual-level parameter estimates (beta) reflecting offer amount-modulated ECN-</w:t>
      </w:r>
      <w:proofErr w:type="spellStart"/>
      <w:r w:rsidR="38DF206E">
        <w:t>mPFC</w:t>
      </w:r>
      <w:proofErr w:type="spellEnd"/>
      <w:r w:rsidR="38DF206E">
        <w:t xml:space="preserve"> connectivity difference between the 'similar partner' and 'dissimilar partner' conditions (similar &gt; dissimilar, </w:t>
      </w:r>
      <w:proofErr w:type="spellStart"/>
      <w:r w:rsidR="38DF206E">
        <w:t>mPFC</w:t>
      </w:r>
      <w:proofErr w:type="spellEnd"/>
      <w:r w:rsidR="38DF206E">
        <w:t xml:space="preserve"> </w:t>
      </w:r>
      <w:proofErr w:type="spellStart"/>
      <w:r w:rsidR="38DF206E">
        <w:t>MNIxyz</w:t>
      </w:r>
      <w:proofErr w:type="spellEnd"/>
      <w:r w:rsidR="38DF206E">
        <w:t xml:space="preserve"> =4.58, 60.7, 11.7; cluster = 23 voxels, p = .029). Light blue dots represent individual younger adult participants, while dark blue dots represent individual older adult participants. The solid lines indicate the linear fitted regression lines for each age group. The shaded regions around each fitted line denote the estimated standard error of the fitted line. This </w:t>
      </w:r>
      <w:r w:rsidR="38DF206E">
        <w:lastRenderedPageBreak/>
        <w:t>figure visualizes the opposing correlations between behavioral fairness sensitivity and neural differentiation in ECN-</w:t>
      </w:r>
      <w:proofErr w:type="spellStart"/>
      <w:r w:rsidR="38DF206E">
        <w:t>mPFC</w:t>
      </w:r>
      <w:proofErr w:type="spellEnd"/>
      <w:r w:rsidR="38DF206E">
        <w:t xml:space="preserve"> connectivity between similar and dissimilar partners across younger and older adults. MPFC image is </w:t>
      </w:r>
      <w:proofErr w:type="spellStart"/>
      <w:r w:rsidR="38DF206E">
        <w:t>thresholded</w:t>
      </w:r>
      <w:proofErr w:type="spellEnd"/>
      <w:r w:rsidR="38DF206E">
        <w:t xml:space="preserve"> and corrected for multiple comparisons using an initial cluster-forming threshold of Z &gt; 3.1 followed by a whole-brain corrected cluster-extent threshold of p &lt; 0.05.</w:t>
      </w:r>
    </w:p>
    <w:p w14:paraId="4A6AE869" w14:textId="4496F7F6" w:rsidR="007B6260" w:rsidRDefault="34BA3CAF" w:rsidP="017594A7">
      <w:pPr>
        <w:pStyle w:val="Heading1"/>
        <w:spacing w:before="400" w:after="120"/>
        <w:rPr>
          <w:rFonts w:ascii="Arial" w:eastAsia="Arial" w:hAnsi="Arial" w:cs="Arial"/>
          <w:b w:val="0"/>
          <w:bCs w:val="0"/>
        </w:rPr>
      </w:pPr>
      <w:r w:rsidRPr="017594A7">
        <w:rPr>
          <w:rFonts w:ascii="Arial" w:eastAsia="Arial" w:hAnsi="Arial" w:cs="Arial"/>
          <w:b w:val="0"/>
          <w:bCs w:val="0"/>
        </w:rPr>
        <w:t>Discussion</w:t>
      </w:r>
      <w:r w:rsidR="768A03D3" w:rsidRPr="017594A7">
        <w:rPr>
          <w:rFonts w:ascii="Arial" w:eastAsia="Arial" w:hAnsi="Arial" w:cs="Arial"/>
          <w:b w:val="0"/>
          <w:bCs w:val="0"/>
        </w:rPr>
        <w:t xml:space="preserve"> (current count: 1000ish)</w:t>
      </w:r>
    </w:p>
    <w:p w14:paraId="5870AD5B" w14:textId="35EA3ACE" w:rsidR="007B6260" w:rsidRDefault="34BA3CAF" w:rsidP="017594A7">
      <w:pPr>
        <w:rPr>
          <w:rFonts w:ascii="Roboto" w:eastAsia="Roboto" w:hAnsi="Roboto" w:cs="Roboto"/>
          <w:color w:val="000000" w:themeColor="text1"/>
        </w:rPr>
      </w:pPr>
      <w:r w:rsidRPr="017594A7">
        <w:rPr>
          <w:rFonts w:ascii="Roboto" w:eastAsia="Roboto" w:hAnsi="Roboto" w:cs="Roboto"/>
          <w:color w:val="000000" w:themeColor="text1"/>
        </w:rPr>
        <w:t>The present study investigated how age and social context of partner identity modulate the neurobehavioral correlates of fairness-related economic decision-making. Although younger and older adults did not differ in their overt choices by consistently preferring fairer offers regardless of partner identity, their underlying neural mechanisms diverged significantly. Specifically, younger adults showed enhanced DMN-anterior cingulate connectivity when considering offers from a similar partner, a pattern that was significantly reversed in older adults. We also found age-dependent modulation interacted with individual differences in sensitivity to fairness norm violation, where greater sensitivity was linked to opposing patterns of ECN-medial prefrontal cortex connectivity in younger versus older adults. Collectively, these dissociations between behavior and brain activities suggest that younger and older adults employ fundamentally different neurocognitive strategies to navigate economic decisions across social context; older adults may engage distinct compensatory or reprioritized neural systems to achieve outcomes equitable to those of younger adults.</w:t>
      </w:r>
    </w:p>
    <w:p w14:paraId="50660DBA" w14:textId="2B806E52" w:rsidR="007B6260" w:rsidRDefault="34BA3CAF" w:rsidP="017594A7">
      <w:pPr>
        <w:pStyle w:val="Heading2"/>
        <w:spacing w:before="360" w:after="120"/>
        <w:rPr>
          <w:rFonts w:ascii="Arial" w:hAnsi="Arial" w:cs="Arial"/>
        </w:rPr>
      </w:pPr>
      <w:r w:rsidRPr="017594A7">
        <w:rPr>
          <w:rFonts w:ascii="Arial" w:hAnsi="Arial" w:cs="Arial"/>
        </w:rPr>
        <w:t>Functional Reorganization of Networks in the Aging Brain</w:t>
      </w:r>
    </w:p>
    <w:p w14:paraId="4B43CEBC" w14:textId="1F81FCE4" w:rsidR="007B6260" w:rsidRDefault="34BA3CAF" w:rsidP="017594A7">
      <w:pPr>
        <w:rPr>
          <w:rFonts w:ascii="Roboto" w:eastAsia="Roboto" w:hAnsi="Roboto" w:cs="Roboto"/>
          <w:color w:val="000000" w:themeColor="text1"/>
        </w:rPr>
      </w:pPr>
      <w:r w:rsidRPr="017594A7">
        <w:rPr>
          <w:rFonts w:ascii="Roboto" w:eastAsia="Roboto" w:hAnsi="Roboto" w:cs="Roboto"/>
          <w:color w:val="000000" w:themeColor="text1"/>
        </w:rPr>
        <w:t xml:space="preserve">Our neuroimaging results provide insights into the functional reorganization of brain networks among older adults. A primary finding was the age-related reversal in DMN-ACC connectivity associated with partner identity, where younger adults exhibited heightened connectivity when considering offers from a similar partner, while older adults showed the inverse pattern. This result both aligns with and extends prior work. While intrinsic DMN connectivity has been indicated to often decline with age (e.g., </w:t>
      </w:r>
      <w:r w:rsidRPr="017594A7">
        <w:rPr>
          <w:rFonts w:ascii="Roboto" w:eastAsia="Roboto" w:hAnsi="Roboto" w:cs="Roboto"/>
          <w:color w:val="000000" w:themeColor="text1"/>
        </w:rPr>
        <w:lastRenderedPageBreak/>
        <w:t>Sambataro et al., 2010; Ng et al., 2016; Grady et al., 2010), our findings reveal a task-based functional reconfiguration that is critically sensitive to social context. This pattern is consistent with theories like the Default-Executive Coupling Hypothesis of Aging (DECHA), which posits that older adults may leverage reduced network segregation as an adaptive strategy to support goal-directed cognition (Turner &amp; Spreng, 2015). This neural recalibration was further illuminated by our second key finding: an interaction involving ECN-</w:t>
      </w:r>
      <w:proofErr w:type="spellStart"/>
      <w:r w:rsidRPr="017594A7">
        <w:rPr>
          <w:rFonts w:ascii="Roboto" w:eastAsia="Roboto" w:hAnsi="Roboto" w:cs="Roboto"/>
          <w:color w:val="000000" w:themeColor="text1"/>
        </w:rPr>
        <w:t>mPFC</w:t>
      </w:r>
      <w:proofErr w:type="spellEnd"/>
      <w:r w:rsidRPr="017594A7">
        <w:rPr>
          <w:rFonts w:ascii="Roboto" w:eastAsia="Roboto" w:hAnsi="Roboto" w:cs="Roboto"/>
          <w:color w:val="000000" w:themeColor="text1"/>
        </w:rPr>
        <w:t xml:space="preserve"> connectivity, individual sensitivity to fairness norm violation, age, and social context. The </w:t>
      </w:r>
      <w:proofErr w:type="spellStart"/>
      <w:r w:rsidRPr="017594A7">
        <w:rPr>
          <w:rFonts w:ascii="Roboto" w:eastAsia="Roboto" w:hAnsi="Roboto" w:cs="Roboto"/>
          <w:color w:val="000000" w:themeColor="text1"/>
        </w:rPr>
        <w:t>mPFC</w:t>
      </w:r>
      <w:proofErr w:type="spellEnd"/>
      <w:r w:rsidRPr="017594A7">
        <w:rPr>
          <w:rFonts w:ascii="Roboto" w:eastAsia="Roboto" w:hAnsi="Roboto" w:cs="Roboto"/>
          <w:color w:val="000000" w:themeColor="text1"/>
        </w:rPr>
        <w:t xml:space="preserve"> is a critical hub for socio-affective processing (Tovar &amp; Chavez, 2021; Lieberman et al., 2019), and its functional community structure is known to become less specialized and more interconnected with other networks during decision-making in older adults ((Moussa et al., 2014; Ranjbar-</w:t>
      </w:r>
      <w:proofErr w:type="spellStart"/>
      <w:r w:rsidRPr="017594A7">
        <w:rPr>
          <w:rFonts w:ascii="Roboto" w:eastAsia="Roboto" w:hAnsi="Roboto" w:cs="Roboto"/>
          <w:color w:val="000000" w:themeColor="text1"/>
        </w:rPr>
        <w:t>Slamloo</w:t>
      </w:r>
      <w:proofErr w:type="spellEnd"/>
      <w:r w:rsidRPr="017594A7">
        <w:rPr>
          <w:rFonts w:ascii="Roboto" w:eastAsia="Roboto" w:hAnsi="Roboto" w:cs="Roboto"/>
          <w:color w:val="000000" w:themeColor="text1"/>
        </w:rPr>
        <w:t xml:space="preserve"> et al., 2025). Our results provide evidence for functional consequences for this known age-related reorganization: altered ECN-</w:t>
      </w:r>
      <w:proofErr w:type="spellStart"/>
      <w:r w:rsidRPr="017594A7">
        <w:rPr>
          <w:rFonts w:ascii="Roboto" w:eastAsia="Roboto" w:hAnsi="Roboto" w:cs="Roboto"/>
          <w:color w:val="000000" w:themeColor="text1"/>
        </w:rPr>
        <w:t>mPFC</w:t>
      </w:r>
      <w:proofErr w:type="spellEnd"/>
      <w:r w:rsidRPr="017594A7">
        <w:rPr>
          <w:rFonts w:ascii="Roboto" w:eastAsia="Roboto" w:hAnsi="Roboto" w:cs="Roboto"/>
          <w:color w:val="000000" w:themeColor="text1"/>
        </w:rPr>
        <w:t xml:space="preserve"> connectivity among older adults is meaningfully tied to sensitivity of individual fairness norms, but in a direction opposite to that of younger adults. Taken together, these findings cohesively implicate age-related neural adaptation, suggesting that the mechanisms supporting fairness-related decision making are not merely degraded by age, but are fundamentally re-calibrated in relation to both external social context and stable internal dispositions.</w:t>
      </w:r>
    </w:p>
    <w:p w14:paraId="5A852E77" w14:textId="3FD93EF6" w:rsidR="007B6260" w:rsidRDefault="007B6260" w:rsidP="017594A7"/>
    <w:p w14:paraId="4F4FF0A9" w14:textId="49770AEF" w:rsidR="007B6260" w:rsidRDefault="34BA3CAF" w:rsidP="017594A7">
      <w:pPr>
        <w:pStyle w:val="Heading2"/>
        <w:spacing w:before="360" w:after="120"/>
        <w:rPr>
          <w:rFonts w:ascii="Arial" w:hAnsi="Arial" w:cs="Arial"/>
        </w:rPr>
      </w:pPr>
      <w:r w:rsidRPr="017594A7">
        <w:rPr>
          <w:rFonts w:ascii="Arial" w:hAnsi="Arial" w:cs="Arial"/>
        </w:rPr>
        <w:t>Preserved Behavioral Outcomes Despite Altered Neural Dynamics</w:t>
      </w:r>
    </w:p>
    <w:p w14:paraId="16E6CE05" w14:textId="20822F97" w:rsidR="007B6260" w:rsidRDefault="34BA3CAF" w:rsidP="017594A7">
      <w:pPr>
        <w:rPr>
          <w:rFonts w:ascii="Roboto" w:eastAsia="Roboto" w:hAnsi="Roboto" w:cs="Roboto"/>
          <w:color w:val="000000" w:themeColor="text1"/>
        </w:rPr>
      </w:pPr>
      <w:r w:rsidRPr="017594A7">
        <w:rPr>
          <w:rFonts w:ascii="Roboto" w:eastAsia="Roboto" w:hAnsi="Roboto" w:cs="Roboto"/>
          <w:color w:val="000000" w:themeColor="text1"/>
        </w:rPr>
        <w:t xml:space="preserve">Notably, the complex, age and social context-dependent patterns of neural activity we found stood in stark contrast to our behavioral findings, which showed no significant differences in choice behavior between age groups or partner identities. This dissociation between behavioral outcomes and their underlying neural substrates is a well-documented characteristic of cognitive aging and is broadly consistent with theories of neural compensation and functional reorganization (Morcom &amp; Johnson, 2015). Previous research has demonstrated that older adults can achieve task </w:t>
      </w:r>
      <w:r w:rsidRPr="017594A7">
        <w:rPr>
          <w:rFonts w:ascii="Roboto" w:eastAsia="Roboto" w:hAnsi="Roboto" w:cs="Roboto"/>
          <w:color w:val="000000" w:themeColor="text1"/>
        </w:rPr>
        <w:lastRenderedPageBreak/>
        <w:t xml:space="preserve">performance comparable to or even better than their younger counterparts by recruiting different or additional neural resources (e.g., Knights et al., 2024; </w:t>
      </w:r>
      <w:proofErr w:type="spellStart"/>
      <w:r w:rsidRPr="017594A7">
        <w:rPr>
          <w:rFonts w:ascii="Roboto" w:eastAsia="Roboto" w:hAnsi="Roboto" w:cs="Roboto"/>
          <w:color w:val="000000" w:themeColor="text1"/>
        </w:rPr>
        <w:t>Bagarinao</w:t>
      </w:r>
      <w:proofErr w:type="spellEnd"/>
      <w:r w:rsidRPr="017594A7">
        <w:rPr>
          <w:rFonts w:ascii="Roboto" w:eastAsia="Roboto" w:hAnsi="Roboto" w:cs="Roboto"/>
          <w:color w:val="000000" w:themeColor="text1"/>
        </w:rPr>
        <w:t xml:space="preserve"> et al., 2019). The age-dependent reversals in DMN-ACC and ECN-</w:t>
      </w:r>
      <w:proofErr w:type="spellStart"/>
      <w:r w:rsidRPr="017594A7">
        <w:rPr>
          <w:rFonts w:ascii="Roboto" w:eastAsia="Roboto" w:hAnsi="Roboto" w:cs="Roboto"/>
          <w:color w:val="000000" w:themeColor="text1"/>
        </w:rPr>
        <w:t>mPFC</w:t>
      </w:r>
      <w:proofErr w:type="spellEnd"/>
      <w:r w:rsidRPr="017594A7">
        <w:rPr>
          <w:rFonts w:ascii="Roboto" w:eastAsia="Roboto" w:hAnsi="Roboto" w:cs="Roboto"/>
          <w:color w:val="000000" w:themeColor="text1"/>
        </w:rPr>
        <w:t xml:space="preserve"> connectivity that we observed may represent such a compensatory shift. While younger adults appear to engage these networks in a manner sensitive to partner similarity, older adults may successfully regulate their behavior to align with social context and fairness norms by engaging these same networks in a different, and perhaps more deliberate, manner. This suggests that older adults can preserve normative social behavior by adapting their neurocognitive strategies to overcome age-related changes in the baseline function and connectivity of key brain networks like the DMN and ECN.</w:t>
      </w:r>
    </w:p>
    <w:p w14:paraId="25DDD85A" w14:textId="021CB30F" w:rsidR="007B6260" w:rsidRDefault="007B6260" w:rsidP="017594A7"/>
    <w:p w14:paraId="67EA5B48" w14:textId="1A076DE1" w:rsidR="007B6260" w:rsidRDefault="34BA3CAF" w:rsidP="017594A7">
      <w:pPr>
        <w:pStyle w:val="Heading2"/>
        <w:spacing w:before="360" w:after="120"/>
        <w:rPr>
          <w:rFonts w:ascii="Arial" w:hAnsi="Arial" w:cs="Arial"/>
        </w:rPr>
      </w:pPr>
      <w:r w:rsidRPr="017594A7">
        <w:rPr>
          <w:rFonts w:ascii="Arial" w:hAnsi="Arial" w:cs="Arial"/>
        </w:rPr>
        <w:t>Reconciling Behavioral Discrepancies through Methodological Refinement</w:t>
      </w:r>
    </w:p>
    <w:p w14:paraId="53587FD4" w14:textId="5BBF6F3F" w:rsidR="007B6260" w:rsidRDefault="34BA3CAF" w:rsidP="017594A7">
      <w:pPr>
        <w:rPr>
          <w:rFonts w:ascii="Roboto" w:eastAsia="Roboto" w:hAnsi="Roboto" w:cs="Roboto"/>
          <w:color w:val="000000" w:themeColor="text1"/>
        </w:rPr>
      </w:pPr>
      <w:r w:rsidRPr="017594A7">
        <w:rPr>
          <w:rFonts w:ascii="Roboto" w:eastAsia="Roboto" w:hAnsi="Roboto" w:cs="Roboto"/>
          <w:color w:val="000000" w:themeColor="text1"/>
        </w:rPr>
        <w:t xml:space="preserve">The absence of a main effect of age on choice behavior, while interpretable </w:t>
      </w:r>
      <w:proofErr w:type="gramStart"/>
      <w:r w:rsidRPr="017594A7">
        <w:rPr>
          <w:rFonts w:ascii="Roboto" w:eastAsia="Roboto" w:hAnsi="Roboto" w:cs="Roboto"/>
          <w:color w:val="000000" w:themeColor="text1"/>
        </w:rPr>
        <w:t>in light of</w:t>
      </w:r>
      <w:proofErr w:type="gramEnd"/>
      <w:r w:rsidRPr="017594A7">
        <w:rPr>
          <w:rFonts w:ascii="Roboto" w:eastAsia="Roboto" w:hAnsi="Roboto" w:cs="Roboto"/>
          <w:color w:val="000000" w:themeColor="text1"/>
        </w:rPr>
        <w:t xml:space="preserve"> our neural findings, also requires reconciliation with a body of literature characterized by conflicting results. Previous results in age-related differences in choice behaviors during the ultimatum games are inconsistent. Older adults have been found to accept unfair offers either more frequently (e.g., Fernandes et al., 2019) or less frequently (e.g., Harle &amp; </w:t>
      </w:r>
      <w:proofErr w:type="spellStart"/>
      <w:r w:rsidRPr="017594A7">
        <w:rPr>
          <w:rFonts w:ascii="Roboto" w:eastAsia="Roboto" w:hAnsi="Roboto" w:cs="Roboto"/>
          <w:color w:val="000000" w:themeColor="text1"/>
        </w:rPr>
        <w:t>Sanfey</w:t>
      </w:r>
      <w:proofErr w:type="spellEnd"/>
      <w:r w:rsidRPr="017594A7">
        <w:rPr>
          <w:rFonts w:ascii="Roboto" w:eastAsia="Roboto" w:hAnsi="Roboto" w:cs="Roboto"/>
          <w:color w:val="000000" w:themeColor="text1"/>
        </w:rPr>
        <w:t xml:space="preserve">, 2012) than younger adults in different studies. In the present study, we did not find any age difference in accepting unfair offers between younger and older adults. This discrepancy between studies may be partially attributable to critical differences in analytical methodology. Whereas prior studies dichotomize offers into "fair" and "unfair" categories using a fixed and relatively arbitrary cutoff, our approach employed a multilevel logistic regression that treated offer fairness as a continuous variable. This method avoids the potential biases inherent in categorization and imposing an arbitrary fairness threshold, instead modeling the full fairness-response relationship between offer value and acceptance probability. It is plausible that the age effects reported previously are introduced by imposing certain </w:t>
      </w:r>
      <w:r w:rsidRPr="017594A7">
        <w:rPr>
          <w:rFonts w:ascii="Roboto" w:eastAsia="Roboto" w:hAnsi="Roboto" w:cs="Roboto"/>
          <w:color w:val="000000" w:themeColor="text1"/>
        </w:rPr>
        <w:lastRenderedPageBreak/>
        <w:t>subjective (un)fairness categorization. Future studies could address these discrepancies by adopting standardized analytical approaches that model offer fairness as a continuous variable across a broad range of offer values, thereby avoiding arbitrary cutoffs and enabling more precise characterization of age-related differences in choice changes across fairness levels.</w:t>
      </w:r>
    </w:p>
    <w:p w14:paraId="6BD3AF77" w14:textId="00E25613" w:rsidR="007B6260" w:rsidRDefault="34BA3CAF" w:rsidP="017594A7">
      <w:pPr>
        <w:pStyle w:val="Heading2"/>
        <w:spacing w:before="360" w:after="120"/>
        <w:rPr>
          <w:rFonts w:ascii="Arial" w:hAnsi="Arial" w:cs="Arial"/>
        </w:rPr>
      </w:pPr>
      <w:r w:rsidRPr="017594A7">
        <w:rPr>
          <w:rFonts w:ascii="Arial" w:hAnsi="Arial" w:cs="Arial"/>
        </w:rPr>
        <w:t>Conclusion</w:t>
      </w:r>
    </w:p>
    <w:p w14:paraId="2EA2E2DB" w14:textId="30B0E4AF" w:rsidR="007B6260" w:rsidRDefault="34BA3CAF" w:rsidP="017594A7">
      <w:pPr>
        <w:rPr>
          <w:rFonts w:ascii="Roboto" w:eastAsia="Roboto" w:hAnsi="Roboto" w:cs="Roboto"/>
          <w:color w:val="000000" w:themeColor="text1"/>
        </w:rPr>
      </w:pPr>
      <w:r w:rsidRPr="017594A7">
        <w:rPr>
          <w:rFonts w:ascii="Roboto" w:eastAsia="Roboto" w:hAnsi="Roboto" w:cs="Roboto"/>
          <w:color w:val="000000" w:themeColor="text1"/>
        </w:rPr>
        <w:t xml:space="preserve">In summary, the present study advances our understanding of how aging shapes the neural mechanisms underlying fairness-related social decision-making. While behavioral choices remained stable across age groups, our findings reveal a profound reorganization of functional brain networks, particularly involving the DMN, ACC, ECN, and </w:t>
      </w:r>
      <w:proofErr w:type="spellStart"/>
      <w:r w:rsidRPr="017594A7">
        <w:rPr>
          <w:rFonts w:ascii="Roboto" w:eastAsia="Roboto" w:hAnsi="Roboto" w:cs="Roboto"/>
          <w:color w:val="000000" w:themeColor="text1"/>
        </w:rPr>
        <w:t>mPFC</w:t>
      </w:r>
      <w:proofErr w:type="spellEnd"/>
      <w:r w:rsidRPr="017594A7">
        <w:rPr>
          <w:rFonts w:ascii="Roboto" w:eastAsia="Roboto" w:hAnsi="Roboto" w:cs="Roboto"/>
          <w:color w:val="000000" w:themeColor="text1"/>
        </w:rPr>
        <w:t>, which adaptively support fairness processing in distinct social contexts. This neural flexibility may reflect compensatory or strategic shifts that enable older adults to maintain normative social behavior despite age-related changes in brain function. Future research should further elucidate the causal dynamics of these network adaptations and explore their generalizability across diverse social and cultural settings. By integrating behavioral, neural, and individual difference measures, this work lays important groundwork for a more nuanced model of socio-cognitive aging that bridges brain function with real-world social behavior.</w:t>
      </w:r>
    </w:p>
    <w:p w14:paraId="2EC437F7" w14:textId="2E892C62" w:rsidR="007B6260" w:rsidRDefault="007B6260" w:rsidP="017594A7"/>
    <w:p w14:paraId="5F29D5F9" w14:textId="553AFF07" w:rsidR="007B6260" w:rsidRDefault="007B6260" w:rsidP="017594A7"/>
    <w:p w14:paraId="7D422799" w14:textId="0BEF6CA4" w:rsidR="3F87A2E3" w:rsidRDefault="6DF576DF" w:rsidP="017594A7">
      <w:pPr>
        <w:pStyle w:val="Heading1"/>
        <w:rPr>
          <w:rFonts w:ascii="Merriweather" w:eastAsia="Merriweather" w:hAnsi="Merriweather" w:cs="Merriweather"/>
          <w:b w:val="0"/>
          <w:bCs w:val="0"/>
          <w:color w:val="2A2A2A"/>
          <w:sz w:val="22"/>
          <w:szCs w:val="22"/>
        </w:rPr>
      </w:pPr>
      <w:r>
        <w:t>Acknowledgements (to add</w:t>
      </w:r>
      <w:r w:rsidR="6681847C">
        <w:t>, require data and code availability info and preregistration info</w:t>
      </w:r>
      <w:r>
        <w:t>)</w:t>
      </w:r>
    </w:p>
    <w:p w14:paraId="49801F6A" w14:textId="2B5D3EE5" w:rsidR="3F87A2E3" w:rsidRDefault="2BE75FF5" w:rsidP="017594A7">
      <w:pPr>
        <w:rPr>
          <w:rFonts w:ascii="Merriweather" w:eastAsia="Merriweather" w:hAnsi="Merriweather" w:cs="Merriweather"/>
          <w:color w:val="2A2A2A"/>
          <w:sz w:val="22"/>
          <w:szCs w:val="22"/>
        </w:rPr>
      </w:pPr>
      <w:r w:rsidRPr="017594A7">
        <w:rPr>
          <w:rFonts w:ascii="Merriweather" w:eastAsia="Merriweather" w:hAnsi="Merriweather" w:cs="Merriweather"/>
          <w:color w:val="2A2A2A"/>
          <w:sz w:val="22"/>
          <w:szCs w:val="22"/>
        </w:rPr>
        <w:t>(- in a paragraph in the acknowledgments, indicate if they will or will not make their data, analytic methods, and study materials available to other researchers. If an author agrees to make materials available, the author must specify where that material will be available.</w:t>
      </w:r>
    </w:p>
    <w:p w14:paraId="659DB5D0" w14:textId="1F13BFCD" w:rsidR="3F87A2E3" w:rsidRDefault="2BE75FF5" w:rsidP="017594A7">
      <w:pPr>
        <w:rPr>
          <w:rFonts w:ascii="Merriweather" w:eastAsia="Merriweather" w:hAnsi="Merriweather" w:cs="Merriweather"/>
          <w:color w:val="2A2A2A"/>
          <w:sz w:val="22"/>
          <w:szCs w:val="22"/>
        </w:rPr>
      </w:pPr>
      <w:r>
        <w:lastRenderedPageBreak/>
        <w:t xml:space="preserve">- </w:t>
      </w:r>
      <w:r w:rsidRPr="017594A7">
        <w:rPr>
          <w:rFonts w:ascii="Merriweather" w:eastAsia="Merriweather" w:hAnsi="Merriweather" w:cs="Merriweather"/>
          <w:color w:val="2A2A2A"/>
          <w:sz w:val="22"/>
          <w:szCs w:val="22"/>
        </w:rPr>
        <w:t>in a paragraph in the acknowledgments, indicate if the conducted research was preregistered with an analysis plan in an independent, institutional registry)</w:t>
      </w:r>
    </w:p>
    <w:p w14:paraId="09E408F8" w14:textId="6DBD9498" w:rsidR="3F87A2E3" w:rsidRDefault="3F87A2E3" w:rsidP="017594A7"/>
    <w:p w14:paraId="665D1FD5" w14:textId="54B8B1F9" w:rsidR="00605D50" w:rsidRDefault="6DF576DF" w:rsidP="017594A7">
      <w:pPr>
        <w:pStyle w:val="Heading1"/>
      </w:pPr>
      <w:r>
        <w:t>Reference (to add</w:t>
      </w:r>
      <w:r w:rsidR="4C43C7B7">
        <w:t xml:space="preserve"> when text is finalized</w:t>
      </w:r>
      <w:r w:rsidR="36456099">
        <w:t>, max = 30</w:t>
      </w:r>
      <w:r>
        <w:t>)</w:t>
      </w:r>
    </w:p>
    <w:p w14:paraId="575E4D32" w14:textId="576319C5" w:rsidR="00605D50" w:rsidRDefault="00605D50" w:rsidP="017594A7"/>
    <w:p w14:paraId="19DB7914" w14:textId="6F736E85" w:rsidR="006B04D4" w:rsidRDefault="6DF576DF" w:rsidP="72D76575">
      <w:pPr>
        <w:pStyle w:val="Heading1"/>
      </w:pPr>
      <w:r>
        <w:t>Aggregated Figure Captions (to add</w:t>
      </w:r>
      <w:r w:rsidR="0F19C98B">
        <w:t xml:space="preserve"> after caption finalized</w:t>
      </w:r>
      <w:r>
        <w:t>)</w:t>
      </w:r>
    </w:p>
    <w:sectPr w:rsidR="006B04D4" w:rsidSect="007E4F1D">
      <w:headerReference w:type="default" r:id="rId18"/>
      <w:footerReference w:type="even" r:id="rId19"/>
      <w:footerReference w:type="default" r:id="rId2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 (Jen) Yang" w:date="2025-06-24T18:18:00Z" w:initials="YY">
    <w:p w14:paraId="3AA1C1B8" w14:textId="6771C37C" w:rsidR="004B6DFB" w:rsidRDefault="004B6DFB">
      <w:pPr>
        <w:pStyle w:val="CommentText"/>
      </w:pPr>
      <w:r>
        <w:rPr>
          <w:rStyle w:val="CommentReference"/>
        </w:rPr>
        <w:annotationRef/>
      </w:r>
      <w:r w:rsidRPr="7F2AB8DA">
        <w:t>copied from SANS talk</w:t>
      </w:r>
    </w:p>
  </w:comment>
  <w:comment w:id="1" w:author="Yi (Jen) Yang" w:date="2025-06-24T18:14:00Z" w:initials="YY">
    <w:p w14:paraId="50B73680" w14:textId="1401124D" w:rsidR="004B6DFB" w:rsidRDefault="004B6DFB">
      <w:pPr>
        <w:pStyle w:val="CommentText"/>
      </w:pPr>
      <w:r>
        <w:rPr>
          <w:rStyle w:val="CommentReference"/>
        </w:rPr>
        <w:annotationRef/>
      </w:r>
      <w:r w:rsidRPr="41405B77">
        <w:t>copied from Rita's SNE poster</w:t>
      </w:r>
    </w:p>
  </w:comment>
  <w:comment w:id="2" w:author="Yi (Jen) Yang" w:date="2025-06-26T11:22:00Z" w:initials="YY">
    <w:p w14:paraId="1F3D1564" w14:textId="6769D28E" w:rsidR="004B6DFB" w:rsidRDefault="004B6DFB">
      <w:pPr>
        <w:pStyle w:val="CommentText"/>
      </w:pPr>
      <w:r>
        <w:rPr>
          <w:rStyle w:val="CommentReference"/>
        </w:rPr>
        <w:annotationRef/>
      </w:r>
      <w:r w:rsidRPr="782A7DAB">
        <w:t>- Limited to 250 words</w:t>
      </w:r>
      <w:r w:rsidRPr="4CFFEA3F">
        <w:rPr>
          <w:b/>
          <w:bCs/>
        </w:rPr>
        <w:t> </w:t>
      </w:r>
    </w:p>
    <w:p w14:paraId="5A393D03" w14:textId="3091C7BB" w:rsidR="004B6DFB" w:rsidRDefault="004B6DFB">
      <w:pPr>
        <w:pStyle w:val="CommentText"/>
      </w:pPr>
      <w:r w:rsidRPr="67602906">
        <w:t>- Use the following headings: Objectives, Methods, Results, and Discussion.</w:t>
      </w:r>
      <w:r w:rsidRPr="763355B3">
        <w:rPr>
          <w:b/>
          <w:bCs/>
        </w:rPr>
        <w:t> </w:t>
      </w:r>
    </w:p>
    <w:p w14:paraId="496FC578" w14:textId="69F8217D" w:rsidR="004B6DFB" w:rsidRDefault="004B6DFB">
      <w:pPr>
        <w:pStyle w:val="CommentText"/>
      </w:pPr>
      <w:r w:rsidRPr="7D9F42FD">
        <w:t>- Do not include reference(s).</w:t>
      </w:r>
    </w:p>
  </w:comment>
  <w:comment w:id="6" w:author="Dominic Fareri" w:date="2023-07-31T13:06:00Z" w:initials="DF">
    <w:p w14:paraId="2E764472" w14:textId="17090AA8" w:rsidR="052B135A" w:rsidRDefault="052B135A">
      <w:pPr>
        <w:pStyle w:val="CommentText"/>
      </w:pPr>
      <w:r>
        <w:t>this phrase sounds just a little vague to me.  Can get just a little more specific to give readers more of a flavor of what this will be about?</w:t>
      </w:r>
      <w:r>
        <w:rPr>
          <w:rStyle w:val="CommentReference"/>
        </w:rPr>
        <w:annotationRef/>
      </w:r>
    </w:p>
  </w:comment>
  <w:comment w:id="12" w:author="David V. Smith" w:date="2023-07-24T09:29:00Z" w:initials="DVS">
    <w:p w14:paraId="52CFAA72" w14:textId="77777777" w:rsidR="009C0E71" w:rsidRDefault="009C0E71">
      <w:r>
        <w:rPr>
          <w:rStyle w:val="CommentReference"/>
        </w:rPr>
        <w:annotationRef/>
      </w:r>
      <w:r>
        <w:rPr>
          <w:color w:val="000000"/>
          <w:sz w:val="20"/>
          <w:szCs w:val="20"/>
        </w:rPr>
        <w:t>Good opening paragraph. I suspect some readers might think we’re over-promising with the policy implications, but we can expand on that point in the Discussion and qualify as needed.</w:t>
      </w:r>
    </w:p>
  </w:comment>
  <w:comment w:id="13" w:author="Dominic Fareri" w:date="2023-07-31T13:06:00Z" w:initials="DF">
    <w:p w14:paraId="18D56E54" w14:textId="4AD590B3" w:rsidR="052B135A" w:rsidRDefault="052B135A">
      <w:pPr>
        <w:pStyle w:val="CommentText"/>
      </w:pPr>
      <w:r>
        <w:t xml:space="preserve">agreed, aside from my comment above, this is a good, broad impact kind of opener. </w:t>
      </w:r>
      <w:r>
        <w:rPr>
          <w:rStyle w:val="CommentReference"/>
        </w:rPr>
        <w:annotationRef/>
      </w:r>
    </w:p>
  </w:comment>
  <w:comment w:id="20" w:author="Dominic Fareri" w:date="2023-07-31T13:10:00Z" w:initials="DF">
    <w:p w14:paraId="6D3F19BD" w14:textId="6F821F26" w:rsidR="052B135A" w:rsidRDefault="052B135A">
      <w:pPr>
        <w:pStyle w:val="CommentText"/>
      </w:pPr>
      <w:r>
        <w:t>cite Guth et al., 1982 (i think that is the year.. article title has something about strategic bargaining behavior in it)</w:t>
      </w:r>
      <w:r>
        <w:rPr>
          <w:rStyle w:val="CommentReference"/>
        </w:rPr>
        <w:annotationRef/>
      </w:r>
    </w:p>
  </w:comment>
  <w:comment w:id="21" w:author="Dominic Fareri" w:date="2023-07-31T13:10:00Z" w:initials="DF">
    <w:p w14:paraId="3C409329" w14:textId="16F3476C" w:rsidR="052B135A" w:rsidRDefault="052B135A">
      <w:pPr>
        <w:pStyle w:val="CommentText"/>
      </w:pPr>
      <w:r>
        <w:t>nice paragraph</w:t>
      </w:r>
      <w:r>
        <w:rPr>
          <w:rStyle w:val="CommentReference"/>
        </w:rPr>
        <w:annotationRef/>
      </w:r>
    </w:p>
  </w:comment>
  <w:comment w:id="28" w:author="Yi (Jen) Yang" w:date="2025-06-23T16:04:00Z" w:initials="YY">
    <w:p w14:paraId="4F9AE6C5" w14:textId="6F601883" w:rsidR="004B6DFB" w:rsidRDefault="004B6DFB">
      <w:pPr>
        <w:pStyle w:val="CommentText"/>
      </w:pPr>
      <w:r>
        <w:rPr>
          <w:rStyle w:val="CommentReference"/>
        </w:rPr>
        <w:annotationRef/>
      </w:r>
      <w:r w:rsidRPr="7BE5AE0F">
        <w:t xml:space="preserve">Fernandes, C., Gonçalves, A. R., Pasion, R., Ferreira-Santos, F., Barbosa, F., Martins, I. P., &amp; Marques-Teixeira, J. (2019). Age-related changes in social decision-making: An electrophysiological analysis of unfairness evaluation in the Ultimatum Game. </w:t>
      </w:r>
      <w:r w:rsidRPr="6561287F">
        <w:rPr>
          <w:i/>
          <w:iCs/>
        </w:rPr>
        <w:t>Neuroscience Letters</w:t>
      </w:r>
      <w:r w:rsidRPr="0A01FCA4">
        <w:t xml:space="preserve">, </w:t>
      </w:r>
      <w:r w:rsidRPr="3F535E46">
        <w:rPr>
          <w:i/>
          <w:iCs/>
        </w:rPr>
        <w:t>692</w:t>
      </w:r>
      <w:r w:rsidRPr="4034A84B">
        <w:t xml:space="preserve">, 122–126. </w:t>
      </w:r>
      <w:hyperlink r:id="rId1">
        <w:r w:rsidRPr="0530242B">
          <w:rPr>
            <w:rStyle w:val="Hyperlink"/>
          </w:rPr>
          <w:t>https://doi.org/10.1016/j.neulet.2018.10.061</w:t>
        </w:r>
      </w:hyperlink>
    </w:p>
  </w:comment>
  <w:comment w:id="29" w:author="Yi (Jen) Yang" w:date="2025-06-23T16:17:00Z" w:initials="YY">
    <w:p w14:paraId="23ACF490" w14:textId="7405A373" w:rsidR="004B6DFB" w:rsidRDefault="004B6DFB">
      <w:pPr>
        <w:pStyle w:val="CommentText"/>
      </w:pPr>
      <w:r>
        <w:rPr>
          <w:rStyle w:val="CommentReference"/>
        </w:rPr>
        <w:annotationRef/>
      </w:r>
      <w:r w:rsidRPr="16C78A0F">
        <w:t xml:space="preserve">Girardi, A., Sala, S. D., &amp; MacPherson, S. E. (2018). Theory of mind and the Ultimatum Game in healthy adult aging. </w:t>
      </w:r>
      <w:r w:rsidRPr="5C404BEB">
        <w:rPr>
          <w:i/>
          <w:iCs/>
        </w:rPr>
        <w:t>Experimental Aging Research</w:t>
      </w:r>
      <w:r w:rsidRPr="48A5C4FF">
        <w:t xml:space="preserve">, </w:t>
      </w:r>
      <w:r w:rsidRPr="53F8ADE4">
        <w:rPr>
          <w:i/>
          <w:iCs/>
        </w:rPr>
        <w:t>44</w:t>
      </w:r>
      <w:r w:rsidRPr="10560459">
        <w:t xml:space="preserve">(3), 246–257. </w:t>
      </w:r>
      <w:hyperlink r:id="rId2">
        <w:r w:rsidRPr="418D2D6F">
          <w:rPr>
            <w:rStyle w:val="Hyperlink"/>
          </w:rPr>
          <w:t>https://doi.org/10.1080/0361073X.2018.1449590</w:t>
        </w:r>
      </w:hyperlink>
    </w:p>
  </w:comment>
  <w:comment w:id="30" w:author="Yi (Jen) Yang" w:date="2025-06-23T18:00:00Z" w:initials="YY">
    <w:p w14:paraId="48861DD1" w14:textId="5E7DB1CB" w:rsidR="004B6DFB" w:rsidRDefault="004B6DFB">
      <w:pPr>
        <w:pStyle w:val="CommentText"/>
      </w:pPr>
      <w:r>
        <w:rPr>
          <w:rStyle w:val="CommentReference"/>
        </w:rPr>
        <w:annotationRef/>
      </w:r>
      <w:r w:rsidRPr="6FD02503">
        <w:t xml:space="preserve">Gao, X., Yu, H., Sáez, I., Blue, P. R., Zhu, L., Hsu, M., &amp; Zhou, X. (2018). Distinguishing neural correlates of context-dependent advantageous- and disadvantageous-inequity aversion. </w:t>
      </w:r>
      <w:r w:rsidRPr="1A8A7785">
        <w:rPr>
          <w:i/>
          <w:iCs/>
        </w:rPr>
        <w:t>Proceedings of the National Academy of Sciences</w:t>
      </w:r>
      <w:r w:rsidRPr="6D0D2CC0">
        <w:t xml:space="preserve">, </w:t>
      </w:r>
      <w:r w:rsidRPr="274727F4">
        <w:rPr>
          <w:i/>
          <w:iCs/>
        </w:rPr>
        <w:t>115</w:t>
      </w:r>
      <w:r w:rsidRPr="6219755B">
        <w:t xml:space="preserve">(33). </w:t>
      </w:r>
      <w:hyperlink r:id="rId3">
        <w:r w:rsidRPr="6F65BE2A">
          <w:rPr>
            <w:rStyle w:val="Hyperlink"/>
          </w:rPr>
          <w:t>https://doi.org/10.1073/pnas.1802523115</w:t>
        </w:r>
      </w:hyperlink>
    </w:p>
  </w:comment>
  <w:comment w:id="31" w:author="Yi (Jen) Yang" w:date="2025-06-23T16:40:00Z" w:initials="YY">
    <w:p w14:paraId="7F5E06CF" w14:textId="4A09C45B" w:rsidR="004B6DFB" w:rsidRDefault="004B6DFB">
      <w:pPr>
        <w:pStyle w:val="CommentText"/>
      </w:pPr>
      <w:r>
        <w:rPr>
          <w:rStyle w:val="CommentReference"/>
        </w:rPr>
        <w:annotationRef/>
      </w:r>
      <w:r w:rsidRPr="10876C5A">
        <w:t xml:space="preserve">Schlesinger, K. J., Turner, B. O., Lopez, B. A., Miller, M. B., &amp; Carlson, J. M. (2017). Age-dependent changes in task-based modular organization of the human brain. </w:t>
      </w:r>
      <w:r w:rsidRPr="7070605F">
        <w:rPr>
          <w:i/>
          <w:iCs/>
        </w:rPr>
        <w:t>NeuroImage</w:t>
      </w:r>
      <w:r w:rsidRPr="2571F353">
        <w:t xml:space="preserve">, </w:t>
      </w:r>
      <w:r w:rsidRPr="625EC72A">
        <w:rPr>
          <w:i/>
          <w:iCs/>
        </w:rPr>
        <w:t>146</w:t>
      </w:r>
      <w:r w:rsidRPr="00D7CF36">
        <w:t xml:space="preserve">, 741–762. </w:t>
      </w:r>
      <w:hyperlink r:id="rId4">
        <w:r w:rsidRPr="3C216AE8">
          <w:rPr>
            <w:rStyle w:val="Hyperlink"/>
          </w:rPr>
          <w:t>https://doi.org/10.1016/j.neuroimage.2016.09.001</w:t>
        </w:r>
      </w:hyperlink>
    </w:p>
  </w:comment>
  <w:comment w:id="32" w:author="Yi (Jen) Yang" w:date="2025-06-23T16:36:00Z" w:initials="YY">
    <w:p w14:paraId="4CCC4E13" w14:textId="20B84224" w:rsidR="004B6DFB" w:rsidRDefault="004B6DFB">
      <w:pPr>
        <w:pStyle w:val="CommentText"/>
      </w:pPr>
      <w:r>
        <w:rPr>
          <w:rStyle w:val="CommentReference"/>
        </w:rPr>
        <w:annotationRef/>
      </w:r>
      <w:r w:rsidRPr="38EE0A93">
        <w:t xml:space="preserve">Nomi, J. S., Bolt, T. S., Ezie, C. E. C., Uddin, L. Q., &amp; Heller, A. S. (2017). Moment-to-Moment BOLD Signal Variability Reflects Regional Changes in Neural Flexibility across the Lifespan. </w:t>
      </w:r>
      <w:r w:rsidRPr="64516C89">
        <w:rPr>
          <w:i/>
          <w:iCs/>
        </w:rPr>
        <w:t>The Journal of Neuroscience</w:t>
      </w:r>
      <w:r w:rsidRPr="448651F7">
        <w:t xml:space="preserve">, </w:t>
      </w:r>
      <w:r w:rsidRPr="739E10D0">
        <w:rPr>
          <w:i/>
          <w:iCs/>
        </w:rPr>
        <w:t>37</w:t>
      </w:r>
      <w:r w:rsidRPr="5163361B">
        <w:t xml:space="preserve">(22), 5539–5548. </w:t>
      </w:r>
      <w:hyperlink r:id="rId5">
        <w:r w:rsidRPr="480DEF50">
          <w:rPr>
            <w:rStyle w:val="Hyperlink"/>
          </w:rPr>
          <w:t>https://doi.org/10.1523/JNEUROSCI.3408-16.2017</w:t>
        </w:r>
      </w:hyperlink>
    </w:p>
  </w:comment>
  <w:comment w:id="33" w:author="Yi (Jen) Yang" w:date="2025-06-23T17:43:00Z" w:initials="YY">
    <w:p w14:paraId="33F9F36C" w14:textId="3814A23F" w:rsidR="004B6DFB" w:rsidRDefault="004B6DFB">
      <w:pPr>
        <w:pStyle w:val="CommentText"/>
      </w:pPr>
      <w:r>
        <w:rPr>
          <w:rStyle w:val="CommentReference"/>
        </w:rPr>
        <w:annotationRef/>
      </w:r>
      <w:r w:rsidRPr="3CA37699">
        <w:t xml:space="preserve">Samanez-Larkin, G. R., &amp; Knutson, B. (2015). Decision making in the ageing brain: Changes in affective and motivational circuits. </w:t>
      </w:r>
      <w:r w:rsidRPr="34BB4A02">
        <w:rPr>
          <w:i/>
          <w:iCs/>
        </w:rPr>
        <w:t>Nature Reviews Neuroscience</w:t>
      </w:r>
      <w:r w:rsidRPr="0FF3A3FA">
        <w:t xml:space="preserve">, </w:t>
      </w:r>
      <w:r w:rsidRPr="1C2FFF52">
        <w:rPr>
          <w:i/>
          <w:iCs/>
        </w:rPr>
        <w:t>16</w:t>
      </w:r>
      <w:r w:rsidRPr="626FC1B2">
        <w:t xml:space="preserve">(5), 278–289. </w:t>
      </w:r>
      <w:hyperlink r:id="rId6">
        <w:r w:rsidRPr="54102FF5">
          <w:rPr>
            <w:rStyle w:val="Hyperlink"/>
          </w:rPr>
          <w:t>https://doi.org/10.1038/nrn3917</w:t>
        </w:r>
      </w:hyperlink>
    </w:p>
  </w:comment>
  <w:comment w:id="22" w:author="David V. Smith" w:date="2023-07-24T09:31:00Z" w:initials="DVS">
    <w:p w14:paraId="177A52EB" w14:textId="77777777" w:rsidR="001F6D7C" w:rsidRDefault="001F6D7C">
      <w:r>
        <w:rPr>
          <w:rStyle w:val="CommentReference"/>
        </w:rPr>
        <w:annotationRef/>
      </w:r>
      <w:r>
        <w:rPr>
          <w:color w:val="000000"/>
          <w:sz w:val="20"/>
          <w:szCs w:val="20"/>
        </w:rPr>
        <w:t xml:space="preserve">Great. Just as a check, has Phoebe Bailey published anything on age-related differences in the ultimatum game? I missed some of her papers on trust, so I just want to make sure her work is represented. </w:t>
      </w:r>
    </w:p>
  </w:comment>
  <w:comment w:id="40" w:author="Yi (Jen) Yang" w:date="2025-06-23T18:17:00Z" w:initials="YY">
    <w:p w14:paraId="5C04C0C6" w14:textId="2C695632" w:rsidR="004B6DFB" w:rsidRDefault="004B6DFB">
      <w:pPr>
        <w:pStyle w:val="CommentText"/>
      </w:pPr>
      <w:r>
        <w:rPr>
          <w:rStyle w:val="CommentReference"/>
        </w:rPr>
        <w:annotationRef/>
      </w:r>
      <w:r w:rsidRPr="1208CB54">
        <w:t xml:space="preserve">Batten, S. R., Bang, D., Kopell, B. H., Davis, A. N., Heflin, M., Fu, Q., Perl, O., Ziafat, K., Hashemi, A., Saez, I., Barbosa, L. S., Twomey, T., Lohrenz, T., White, J. P., Dayan, P., Charney, A. W., Figee, M., Mayberg, H. S., Kishida, K. T., … Montague, P. R. (2024). Dopamine and serotonin in human substantia nigra track social context and value signals during economic exchange. </w:t>
      </w:r>
      <w:r w:rsidRPr="71861539">
        <w:rPr>
          <w:i/>
          <w:iCs/>
        </w:rPr>
        <w:t>Nature Human Behaviour</w:t>
      </w:r>
      <w:r w:rsidRPr="0A931A63">
        <w:t xml:space="preserve">, </w:t>
      </w:r>
      <w:r w:rsidRPr="48DC827E">
        <w:rPr>
          <w:i/>
          <w:iCs/>
        </w:rPr>
        <w:t>8</w:t>
      </w:r>
      <w:r w:rsidRPr="07259999">
        <w:t xml:space="preserve">(4), 718–728. </w:t>
      </w:r>
      <w:hyperlink r:id="rId7">
        <w:r w:rsidRPr="74518B31">
          <w:rPr>
            <w:rStyle w:val="Hyperlink"/>
          </w:rPr>
          <w:t>https://doi.org/10.1038/s41562-024-01831-w</w:t>
        </w:r>
      </w:hyperlink>
    </w:p>
  </w:comment>
  <w:comment w:id="42" w:author="Yi (Jen) Yang" w:date="2025-06-23T16:23:00Z" w:initials="YY">
    <w:p w14:paraId="2652B881" w14:textId="3B282367" w:rsidR="004B6DFB" w:rsidRDefault="004B6DFB">
      <w:pPr>
        <w:pStyle w:val="CommentText"/>
      </w:pPr>
      <w:r>
        <w:rPr>
          <w:rStyle w:val="CommentReference"/>
        </w:rPr>
        <w:annotationRef/>
      </w:r>
      <w:r w:rsidRPr="469070A9">
        <w:t>I'm not sure how interchangeable it is between "familiarity" and "similarity". In the cited paper, familiarity was manipulated by measuring subjective familiarity of the friend/family member a participant brought in to the experiment.</w:t>
      </w:r>
    </w:p>
  </w:comment>
  <w:comment w:id="45" w:author="Yi (Jen) Yang" w:date="2025-06-23T16:26:00Z" w:initials="YY">
    <w:p w14:paraId="3A65F5AE" w14:textId="3B6A1535" w:rsidR="004B6DFB" w:rsidRDefault="004B6DFB">
      <w:pPr>
        <w:pStyle w:val="CommentText"/>
      </w:pPr>
      <w:r>
        <w:rPr>
          <w:rStyle w:val="CommentReference"/>
        </w:rPr>
        <w:annotationRef/>
      </w:r>
      <w:r w:rsidRPr="071F7D46">
        <w:t xml:space="preserve">Bailey, P. E., Ruffman, T., &amp; Rendell, P. G. (2013). Age-Related Differences in Social Economic Decision Making: The Ultimatum Game. </w:t>
      </w:r>
      <w:r w:rsidRPr="765936B4">
        <w:rPr>
          <w:i/>
          <w:iCs/>
        </w:rPr>
        <w:t>The Journals of Gerontology: Series B</w:t>
      </w:r>
      <w:r w:rsidRPr="3DF7A215">
        <w:t xml:space="preserve">, </w:t>
      </w:r>
      <w:r w:rsidRPr="769FF4AB">
        <w:rPr>
          <w:i/>
          <w:iCs/>
        </w:rPr>
        <w:t>68</w:t>
      </w:r>
      <w:r w:rsidRPr="61172EAF">
        <w:t xml:space="preserve">(3), 356–363. </w:t>
      </w:r>
      <w:hyperlink r:id="rId8">
        <w:r w:rsidRPr="5FFDADB2">
          <w:rPr>
            <w:rStyle w:val="Hyperlink"/>
          </w:rPr>
          <w:t>https://doi.org/10.1093/geronb/gbs073</w:t>
        </w:r>
      </w:hyperlink>
    </w:p>
  </w:comment>
  <w:comment w:id="46" w:author="Yi (Jen) Yang" w:date="2025-06-23T16:33:00Z" w:initials="YY">
    <w:p w14:paraId="0102C122" w14:textId="0CA16C5A" w:rsidR="004B6DFB" w:rsidRDefault="004B6DFB">
      <w:pPr>
        <w:pStyle w:val="CommentText"/>
      </w:pPr>
      <w:r>
        <w:rPr>
          <w:rStyle w:val="CommentReference"/>
        </w:rPr>
        <w:annotationRef/>
      </w:r>
      <w:r w:rsidRPr="07C3E3F8">
        <w:t>I'm not sure if this citation is about familiarity either. they also used younger vs older partner, but didn't transform age difference into similarity as we did. the just use young_old participant * young_old partner.</w:t>
      </w:r>
    </w:p>
    <w:p w14:paraId="69760910" w14:textId="0F652479" w:rsidR="004B6DFB" w:rsidRDefault="004B6DFB">
      <w:pPr>
        <w:pStyle w:val="CommentText"/>
      </w:pPr>
    </w:p>
    <w:p w14:paraId="081D8A5B" w14:textId="01F671D9" w:rsidR="004B6DFB" w:rsidRDefault="004B6DFB">
      <w:pPr>
        <w:pStyle w:val="CommentText"/>
      </w:pPr>
      <w:r w:rsidRPr="04F8726C">
        <w:t>BTW, this paper is from JGerontology.</w:t>
      </w:r>
    </w:p>
  </w:comment>
  <w:comment w:id="37" w:author="David V. Smith" w:date="2023-07-24T09:33:00Z" w:initials="DVS">
    <w:p w14:paraId="16B90413" w14:textId="77777777" w:rsidR="003C273D" w:rsidRDefault="003C273D">
      <w:r>
        <w:rPr>
          <w:rStyle w:val="CommentReference"/>
        </w:rPr>
        <w:annotationRef/>
      </w:r>
      <w:r>
        <w:rPr>
          <w:color w:val="000000"/>
          <w:sz w:val="20"/>
          <w:szCs w:val="20"/>
        </w:rPr>
        <w:t>I could be misremembering, but does that Harle &amp; Sanfey paper include multiple human partner types? I vaguely remember seeing one other paper doing the age-similar vs. age-dissimilar partner.</w:t>
      </w:r>
    </w:p>
  </w:comment>
  <w:comment w:id="38" w:author="Dominic Fareri" w:date="2023-07-31T13:14:00Z" w:initials="DF">
    <w:p w14:paraId="3F5A8EAC" w14:textId="4F8262D5" w:rsidR="052B135A" w:rsidRDefault="052B135A">
      <w:pPr>
        <w:pStyle w:val="CommentText"/>
      </w:pPr>
      <w:r>
        <w:t xml:space="preserve">Harle and Sanfey had multiple human partners and computer partners, but it was all one shot, and wasn't systematically manipulated.  </w:t>
      </w:r>
      <w:r>
        <w:rPr>
          <w:rStyle w:val="CommentReference"/>
        </w:rPr>
        <w:annotationRef/>
      </w:r>
    </w:p>
  </w:comment>
  <w:comment w:id="39" w:author="Rita Ludwig" w:date="2023-08-03T15:21:00Z" w:initials="RL">
    <w:p w14:paraId="61F694FF" w14:textId="77777777" w:rsidR="00573621" w:rsidRDefault="00573621" w:rsidP="00BD463C">
      <w:r>
        <w:rPr>
          <w:rStyle w:val="CommentReference"/>
        </w:rPr>
        <w:annotationRef/>
      </w:r>
      <w:r>
        <w:rPr>
          <w:color w:val="000000"/>
          <w:sz w:val="20"/>
          <w:szCs w:val="20"/>
        </w:rPr>
        <w:t>i’m going to leave this as-is, because i don’t say that we are the first to do this, just that we’re doing this thing that is different from the experimental design of a lot of UG studies (or at least close to all of the ones that came up during my lit search)</w:t>
      </w:r>
    </w:p>
  </w:comment>
  <w:comment w:id="47" w:author="Yi (Jen) Yang" w:date="2025-06-23T18:45:00Z" w:initials="YY">
    <w:p w14:paraId="2A3A6F4D" w14:textId="5573BF7B" w:rsidR="004B6DFB" w:rsidRDefault="004B6DFB">
      <w:pPr>
        <w:pStyle w:val="CommentText"/>
      </w:pPr>
      <w:r>
        <w:rPr>
          <w:rStyle w:val="CommentReference"/>
        </w:rPr>
        <w:annotationRef/>
      </w:r>
      <w:r w:rsidRPr="2C80F6C3">
        <w:t>some ending sentence feels missing here.</w:t>
      </w:r>
    </w:p>
  </w:comment>
  <w:comment w:id="54" w:author="Dominic Fareri" w:date="2023-07-31T13:17:00Z" w:initials="DF">
    <w:p w14:paraId="44333985" w14:textId="63067ED0" w:rsidR="052B135A" w:rsidRDefault="052B135A">
      <w:pPr>
        <w:pStyle w:val="CommentText"/>
      </w:pPr>
      <w:r>
        <w:t>this was one of the studies we pre-registered, right?  Probably would be useful to put a link to the pre-registration here at the top of this section somewhere</w:t>
      </w:r>
      <w:r>
        <w:rPr>
          <w:rStyle w:val="CommentReference"/>
        </w:rPr>
        <w:annotationRef/>
      </w:r>
    </w:p>
  </w:comment>
  <w:comment w:id="55" w:author="Rita Ludwig" w:date="2023-08-01T12:59:00Z" w:initials="RL">
    <w:p w14:paraId="6179EE92" w14:textId="5E84BBE0" w:rsidR="1D677819" w:rsidRDefault="1D677819">
      <w:pPr>
        <w:pStyle w:val="CommentText"/>
      </w:pPr>
      <w:r>
        <w:t>I've always put the pre-reg info with the analysis section, but I could add a short sentence in the intro to give ppl a heads up that it is all pre-regged.</w:t>
      </w:r>
      <w:r>
        <w:rPr>
          <w:rStyle w:val="CommentReference"/>
        </w:rPr>
        <w:annotationRef/>
      </w:r>
    </w:p>
  </w:comment>
  <w:comment w:id="57" w:author="Yi (Jen) Yang" w:date="2025-06-26T18:24:00Z" w:initials="YY">
    <w:p w14:paraId="4F3BE6BB" w14:textId="3CA69AA6" w:rsidR="00C91934" w:rsidRDefault="00C91934">
      <w:pPr>
        <w:pStyle w:val="CommentText"/>
      </w:pPr>
      <w:r>
        <w:rPr>
          <w:rStyle w:val="CommentReference"/>
        </w:rPr>
        <w:annotationRef/>
      </w:r>
      <w:r w:rsidRPr="3263AE95">
        <w:t>max elements = 3.</w:t>
      </w:r>
    </w:p>
  </w:comment>
  <w:comment w:id="58" w:author="Yi (Jen) Yang" w:date="2025-06-26T18:17:00Z" w:initials="YY">
    <w:p w14:paraId="34C6550F" w14:textId="5E41E5E3" w:rsidR="00C91934" w:rsidRDefault="00C91934">
      <w:pPr>
        <w:pStyle w:val="CommentText"/>
      </w:pPr>
      <w:r>
        <w:rPr>
          <w:rStyle w:val="CommentReference"/>
        </w:rPr>
        <w:annotationRef/>
      </w:r>
      <w:r w:rsidRPr="53E5A6ED">
        <w:t>do we still want to mention the computer condition if the focus is on similar vs dissimilar partners?</w:t>
      </w:r>
    </w:p>
  </w:comment>
  <w:comment w:id="59" w:author="Yi (Jen) Yang" w:date="2025-03-31T22:32:00Z" w:initials="YY">
    <w:p w14:paraId="2F40E0EC" w14:textId="69F3F3DA" w:rsidR="004B6DFB" w:rsidRDefault="004B6DFB">
      <w:pPr>
        <w:pStyle w:val="CommentText"/>
      </w:pPr>
      <w:r>
        <w:rPr>
          <w:rStyle w:val="CommentReference"/>
        </w:rPr>
        <w:annotationRef/>
      </w:r>
      <w:r w:rsidRPr="5F4AC814">
        <w:t>this doesn't seem to be the case based on the original behavior data. in the original behavior data, there doesn't seem to be a jittered ISI.</w:t>
      </w:r>
    </w:p>
    <w:p w14:paraId="40C11471" w14:textId="0C66E802" w:rsidR="004B6DFB" w:rsidRDefault="004B6DFB">
      <w:pPr>
        <w:pStyle w:val="CommentText"/>
      </w:pPr>
      <w:r w:rsidRPr="42EECA78">
        <w:t xml:space="preserve">example: </w:t>
      </w:r>
      <w:hyperlink r:id="rId9">
        <w:r w:rsidRPr="54C11016">
          <w:rPr>
            <w:rStyle w:val="Hyperlink"/>
          </w:rPr>
          <w:t>https://github.com/DVS-Lab/srndna/blob/master/psychopy/logs/104/sub-104_task-ultimatum_run-0_raw.csv</w:t>
        </w:r>
      </w:hyperlink>
    </w:p>
    <w:p w14:paraId="4F5A9F2F" w14:textId="33A637CA" w:rsidR="004B6DFB" w:rsidRDefault="004B6DFB">
      <w:pPr>
        <w:pStyle w:val="CommentText"/>
      </w:pPr>
      <w:r w:rsidRPr="5F605FEA">
        <w:t>see decision_onset column</w:t>
      </w:r>
    </w:p>
  </w:comment>
  <w:comment w:id="60" w:author="Yi (Jen) Yang" w:date="2025-03-31T22:37:00Z" w:initials="YY">
    <w:p w14:paraId="5E8257F0" w14:textId="5C6176E7" w:rsidR="004B6DFB" w:rsidRDefault="004B6DFB">
      <w:pPr>
        <w:pStyle w:val="CommentText"/>
      </w:pPr>
      <w:r>
        <w:rPr>
          <w:rStyle w:val="CommentReference"/>
        </w:rPr>
        <w:annotationRef/>
      </w:r>
      <w:r w:rsidRPr="72DCD2CB">
        <w:t>there doesn't seem to be a jittered ITI of 1.5-4.5s (described in the data paper, not here), either. see same example original behavior data, last two columns of ITIonset and ITIoffset. the actual ITI seems to be a fixed 0.7-0.8s</w:t>
      </w:r>
    </w:p>
  </w:comment>
  <w:comment w:id="61" w:author="Yi (Jen) Yang" w:date="2025-03-31T22:40:00Z" w:initials="YY">
    <w:p w14:paraId="66C35F67" w14:textId="13BD6753" w:rsidR="004B6DFB" w:rsidRDefault="004B6DFB">
      <w:pPr>
        <w:pStyle w:val="CommentText"/>
      </w:pPr>
      <w:r>
        <w:rPr>
          <w:rStyle w:val="CommentReference"/>
        </w:rPr>
        <w:annotationRef/>
      </w:r>
      <w:r w:rsidRPr="62E23D21">
        <w:t>all trials are around a fixed length of 3.5s as reflected in the EV files and original data.</w:t>
      </w:r>
    </w:p>
  </w:comment>
  <w:comment w:id="62" w:author="David V. Smith" w:date="2023-07-24T10:11:00Z" w:initials="DVS">
    <w:p w14:paraId="6E91762F" w14:textId="59CDCDCE" w:rsidR="009F10C2" w:rsidRDefault="009F10C2">
      <w:r>
        <w:rPr>
          <w:rStyle w:val="CommentReference"/>
        </w:rPr>
        <w:annotationRef/>
      </w:r>
      <w:r>
        <w:rPr>
          <w:color w:val="000000"/>
          <w:sz w:val="20"/>
          <w:szCs w:val="20"/>
        </w:rPr>
        <w:t xml:space="preserve">Good place to adapt from the Data Paper. Could just copy paste for the most part, but FMRIprep text would be different. I can do both of these pieces if someone can deal with all the references. </w:t>
      </w:r>
      <w:r>
        <w:fldChar w:fldCharType="begin"/>
      </w:r>
      <w:r>
        <w:instrText>HYPERLINK "mailto:tug87422@temple.edu"</w:instrText>
      </w:r>
      <w:bookmarkStart w:id="65" w:name="_@_76ED92A4668CC342A83EC5197401A0D7Z"/>
      <w:r>
        <w:fldChar w:fldCharType="separate"/>
      </w:r>
      <w:bookmarkEnd w:id="65"/>
      <w:r w:rsidRPr="009F10C2">
        <w:rPr>
          <w:rStyle w:val="Mention"/>
          <w:noProof/>
        </w:rPr>
        <w:t>@David V. Smith</w:t>
      </w:r>
      <w:r>
        <w:fldChar w:fldCharType="end"/>
      </w:r>
    </w:p>
  </w:comment>
  <w:comment w:id="63" w:author="Jimmy Wyngaarden" w:date="2025-06-27T08:43:00Z" w:initials="JW">
    <w:p w14:paraId="52FBD631" w14:textId="2E041649" w:rsidR="00E22880" w:rsidRDefault="00E22880">
      <w:pPr>
        <w:pStyle w:val="CommentText"/>
      </w:pPr>
      <w:r>
        <w:rPr>
          <w:rStyle w:val="CommentReference"/>
        </w:rPr>
        <w:annotationRef/>
      </w:r>
      <w:r w:rsidRPr="48E8AEA9">
        <w:t>I'd be curious to hear what Dave thinks, but I think we could probably move a lot of this Data Acquisition/Preprocessing stuff to the supplement to save space. One brief paragraph describing the very basics and then say something like "For more details on data acquisition and preprocessing, see supplement XX" or something like that</w:t>
      </w:r>
    </w:p>
  </w:comment>
  <w:comment w:id="64" w:author="Jimmy Wyngaarden" w:date="2025-06-27T08:58:00Z" w:initials="JW">
    <w:p w14:paraId="0B0D320E" w14:textId="49AAC3EC" w:rsidR="004E2B06" w:rsidRDefault="004E2B06">
      <w:pPr>
        <w:pStyle w:val="CommentText"/>
      </w:pPr>
      <w:r>
        <w:rPr>
          <w:rStyle w:val="CommentReference"/>
        </w:rPr>
        <w:annotationRef/>
      </w:r>
      <w:r w:rsidRPr="588DBCEC">
        <w:t>Think this might be common at Journal of Gerontology</w:t>
      </w:r>
    </w:p>
  </w:comment>
  <w:comment w:id="66" w:author="David V. Smith [2]" w:date="2023-08-01T13:17:00Z" w:initials="DVS">
    <w:p w14:paraId="75CB7AAA" w14:textId="77777777" w:rsidR="00F35825" w:rsidRDefault="00F35825">
      <w:r>
        <w:rPr>
          <w:rStyle w:val="CommentReference"/>
        </w:rPr>
        <w:annotationRef/>
      </w:r>
      <w:r>
        <w:rPr>
          <w:color w:val="000000"/>
          <w:sz w:val="20"/>
          <w:szCs w:val="20"/>
        </w:rPr>
        <w:t xml:space="preserve">Need to add a paragraph single-trial estimates. </w:t>
      </w:r>
    </w:p>
  </w:comment>
  <w:comment w:id="67" w:author="David V. Smith" w:date="2023-12-12T20:52:00Z" w:initials="DVS">
    <w:p w14:paraId="645377D3" w14:textId="77777777" w:rsidR="00D52676" w:rsidRDefault="00D52676" w:rsidP="00D52676">
      <w:r>
        <w:rPr>
          <w:rStyle w:val="CommentReference"/>
        </w:rPr>
        <w:annotationRef/>
      </w:r>
      <w:r>
        <w:rPr>
          <w:color w:val="000000"/>
          <w:sz w:val="20"/>
          <w:szCs w:val="20"/>
        </w:rPr>
        <w:t xml:space="preserve">Are we actually using the single trial estimates? I vaguely recall those being part of the planned regressions. </w:t>
      </w:r>
    </w:p>
  </w:comment>
  <w:comment w:id="68" w:author="rludwig@upenn.edu" w:date="2023-12-14T15:19:00Z" w:initials="rl">
    <w:p w14:paraId="7583F5E0" w14:textId="04E16260" w:rsidR="25AAA81B" w:rsidRDefault="25AAA81B">
      <w:pPr>
        <w:pStyle w:val="CommentText"/>
      </w:pPr>
      <w:r>
        <w:t>I remember generating the estimates but don't recall if you used those estimates in producing the results for  my SNE poster (which i believe are. the only neuro results we're reporting here)</w:t>
      </w:r>
      <w:r>
        <w:rPr>
          <w:rStyle w:val="CommentReference"/>
        </w:rPr>
        <w:annotationRef/>
      </w:r>
    </w:p>
  </w:comment>
  <w:comment w:id="69" w:author="rludwig@upenn.edu" w:date="2023-12-14T16:46:00Z" w:initials="rl">
    <w:p w14:paraId="09E35FBF" w14:textId="3ABDCED9" w:rsidR="25AAA81B" w:rsidRDefault="25AAA81B">
      <w:pPr>
        <w:pStyle w:val="CommentText"/>
      </w:pPr>
      <w:r>
        <w:t>Ah, I found it in our OSF pre- reg: see the third and fourth prediction sections.</w:t>
      </w:r>
      <w:r>
        <w:rPr>
          <w:rStyle w:val="CommentReference"/>
        </w:rPr>
        <w:annotationRef/>
      </w:r>
    </w:p>
    <w:p w14:paraId="41C79023" w14:textId="55B3E15E" w:rsidR="25AAA81B" w:rsidRDefault="25AAA81B">
      <w:pPr>
        <w:pStyle w:val="CommentText"/>
      </w:pPr>
      <w:r>
        <w:t>"Acceptance: trial-by-trial accept/reject decisions of offers made by participants</w:t>
      </w:r>
    </w:p>
    <w:p w14:paraId="6414CF58" w14:textId="0FB8D3C2" w:rsidR="25AAA81B" w:rsidRDefault="25AAA81B">
      <w:pPr>
        <w:pStyle w:val="CommentText"/>
      </w:pPr>
    </w:p>
    <w:p w14:paraId="291E881A" w14:textId="3A6C9AC1" w:rsidR="25AAA81B" w:rsidRDefault="25AAA81B">
      <w:pPr>
        <w:pStyle w:val="CommentText"/>
      </w:pPr>
      <w:r>
        <w:t>Trial-by-trial BOLD activity in ROIs, as estimated by a LSS method (Mumford, Davis, &amp; Poldrack, 2014) and represented as z-scores.</w:t>
      </w:r>
    </w:p>
    <w:p w14:paraId="50D0A23C" w14:textId="0F7D3776" w:rsidR="25AAA81B" w:rsidRDefault="25AAA81B">
      <w:pPr>
        <w:pStyle w:val="CommentText"/>
      </w:pPr>
    </w:p>
    <w:p w14:paraId="23BB30B5" w14:textId="6AA2DFBF" w:rsidR="25AAA81B" w:rsidRDefault="25AAA81B">
      <w:pPr>
        <w:pStyle w:val="CommentText"/>
      </w:pPr>
      <w:r>
        <w:t>A series of hierarchical linear models. Includes a test of the main hypothesis, a model comparison to a null model to test for evidence of L2 variance (significance test on chi square difference), and a series of model comparison tests comparing the nested models a) a model with offer value, b) a model with offer value and offer block type, c) a model with trial offer value, offer block type, and BOLD signal in each ROI, d) a 'full' model with all covariates.</w:t>
      </w:r>
    </w:p>
    <w:p w14:paraId="65E5842D" w14:textId="6779C205" w:rsidR="25AAA81B" w:rsidRDefault="25AAA81B">
      <w:pPr>
        <w:pStyle w:val="CommentText"/>
      </w:pPr>
    </w:p>
    <w:p w14:paraId="16B865A2" w14:textId="1874A02C" w:rsidR="25AAA81B" w:rsidRDefault="25AAA81B">
      <w:pPr>
        <w:pStyle w:val="CommentText"/>
      </w:pPr>
      <w:r>
        <w:t>Model C as described above in R notation is:</w:t>
      </w:r>
    </w:p>
    <w:p w14:paraId="40460066" w14:textId="5172215D" w:rsidR="25AAA81B" w:rsidRDefault="25AAA81B">
      <w:pPr>
        <w:pStyle w:val="CommentText"/>
      </w:pPr>
      <w:r>
        <w:t>accept ~ offer value * offer block + vmpfc + dacc + insula + (1 | participantID)"</w:t>
      </w:r>
    </w:p>
  </w:comment>
  <w:comment w:id="70" w:author="rludwig@upenn.edu" w:date="2024-02-26T17:43:00Z" w:initials="rl">
    <w:p w14:paraId="78E1B65E" w14:textId="28467926" w:rsidR="5545916A" w:rsidRDefault="5545916A">
      <w:pPr>
        <w:pStyle w:val="CommentText"/>
      </w:pPr>
      <w:r>
        <w:t>@David please review this LSS writeup.</w:t>
      </w:r>
      <w:r>
        <w:rPr>
          <w:rStyle w:val="CommentReference"/>
        </w:rPr>
        <w:annotationRef/>
      </w:r>
    </w:p>
  </w:comment>
  <w:comment w:id="71" w:author="David V. Smith" w:date="2024-03-04T11:41:00Z" w:initials="DVS">
    <w:p w14:paraId="667F0DB9" w14:textId="77777777" w:rsidR="00E121DF" w:rsidRDefault="00E121DF" w:rsidP="00E121DF">
      <w:r>
        <w:rPr>
          <w:rStyle w:val="CommentReference"/>
        </w:rPr>
        <w:annotationRef/>
      </w:r>
      <w:r>
        <w:rPr>
          <w:color w:val="000000"/>
          <w:sz w:val="20"/>
          <w:szCs w:val="20"/>
        </w:rPr>
        <w:t>Looks good to me! Marking as resolved.</w:t>
      </w:r>
    </w:p>
  </w:comment>
  <w:comment w:id="72" w:author="Yi (Jen) Yang" w:date="2025-06-26T16:36:00Z" w:initials="YY">
    <w:p w14:paraId="423C4255" w14:textId="291DB22D" w:rsidR="006C278C" w:rsidRDefault="006C278C">
      <w:pPr>
        <w:pStyle w:val="CommentText"/>
      </w:pPr>
      <w:r>
        <w:rPr>
          <w:rStyle w:val="CommentReference"/>
        </w:rPr>
        <w:annotationRef/>
      </w:r>
      <w:r>
        <w:fldChar w:fldCharType="begin"/>
      </w:r>
      <w:r>
        <w:instrText xml:space="preserve"> HYPERLINK "mailto:tun46412@temple.edu"</w:instrText>
      </w:r>
      <w:bookmarkStart w:id="74" w:name="_@_D8A555E300A74B50A66F25E344C32537Z"/>
      <w:r>
        <w:fldChar w:fldCharType="separate"/>
      </w:r>
      <w:bookmarkEnd w:id="74"/>
      <w:r w:rsidRPr="2C9AC4C6">
        <w:rPr>
          <w:rStyle w:val="Mention"/>
          <w:noProof/>
        </w:rPr>
        <w:t>@Jimmy Wyngaarden</w:t>
      </w:r>
      <w:r>
        <w:fldChar w:fldCharType="end"/>
      </w:r>
      <w:r w:rsidRPr="474014A7">
        <w:t xml:space="preserve"> probably not necessary to report trial-by-trial related methods (at least no here in the main text) if no results are going to be reported.</w:t>
      </w:r>
    </w:p>
  </w:comment>
  <w:comment w:id="73" w:author="Jimmy Wyngaarden" w:date="2025-06-27T09:13:00Z" w:initials="JW">
    <w:p w14:paraId="492132FC" w14:textId="5D86AE78" w:rsidR="004E2B06" w:rsidRDefault="004E2B06">
      <w:pPr>
        <w:pStyle w:val="CommentText"/>
      </w:pPr>
      <w:r>
        <w:rPr>
          <w:rStyle w:val="CommentReference"/>
        </w:rPr>
        <w:annotationRef/>
      </w:r>
      <w:r w:rsidRPr="11C5AAFC">
        <w:t>That sounds good to me, feel free to cut however you see fit! (Full disclosure, I'm not familiar with the trial-by-trial stuff really at all)</w:t>
      </w:r>
    </w:p>
  </w:comment>
  <w:comment w:id="75" w:author="Jimmy Wyngaarden" w:date="2025-06-26T09:29:00Z" w:initials="JW">
    <w:p w14:paraId="377CB524" w14:textId="3C948D3C" w:rsidR="004B6DFB" w:rsidRDefault="004B6DFB">
      <w:pPr>
        <w:pStyle w:val="CommentText"/>
      </w:pPr>
      <w:r>
        <w:rPr>
          <w:rStyle w:val="CommentReference"/>
        </w:rPr>
        <w:annotationRef/>
      </w:r>
      <w:r>
        <w:fldChar w:fldCharType="begin"/>
      </w:r>
      <w:r>
        <w:instrText xml:space="preserve"> HYPERLINK "mailto:tun51150@temple.edu"</w:instrText>
      </w:r>
      <w:bookmarkStart w:id="77" w:name="_@_583DA46AD42E4AC8804E92A8EC5518A3Z"/>
      <w:r>
        <w:fldChar w:fldCharType="separate"/>
      </w:r>
      <w:bookmarkEnd w:id="77"/>
      <w:r w:rsidRPr="5289C6A7">
        <w:rPr>
          <w:rStyle w:val="Mention"/>
          <w:noProof/>
        </w:rPr>
        <w:t>@Yi (Jen) Yang</w:t>
      </w:r>
      <w:r>
        <w:fldChar w:fldCharType="end"/>
      </w:r>
      <w:r w:rsidRPr="366480E3">
        <w:t xml:space="preserve"> may or may not want to revise the phrasing here depending on whether we consider DMN as part of our "primary" hypotheses</w:t>
      </w:r>
    </w:p>
  </w:comment>
  <w:comment w:id="112" w:author="Rita Ludwig" w:date="2023-05-23T13:02:00Z" w:initials="RL">
    <w:p w14:paraId="61C93F9B" w14:textId="4D6586D5" w:rsidR="00242A98" w:rsidRDefault="00242A98" w:rsidP="00631891">
      <w:r>
        <w:rPr>
          <w:rStyle w:val="CommentReference"/>
        </w:rPr>
        <w:annotationRef/>
      </w:r>
      <w:r>
        <w:rPr>
          <w:color w:val="000000"/>
          <w:sz w:val="20"/>
          <w:szCs w:val="20"/>
        </w:rPr>
        <w:t>Please fill in this information.</w:t>
      </w:r>
    </w:p>
  </w:comment>
  <w:comment w:id="113" w:author="Rita Ludwig" w:date="2023-05-23T13:09:00Z" w:initials="RL">
    <w:p w14:paraId="157A5E13" w14:textId="77777777" w:rsidR="00CB201C" w:rsidRDefault="00CB201C" w:rsidP="00631891">
      <w:r>
        <w:rPr>
          <w:rStyle w:val="CommentReference"/>
        </w:rPr>
        <w:annotationRef/>
      </w:r>
      <w:r>
        <w:rPr>
          <w:color w:val="000000"/>
          <w:sz w:val="20"/>
          <w:szCs w:val="20"/>
        </w:rPr>
        <w:t>Is this right?</w:t>
      </w:r>
    </w:p>
  </w:comment>
  <w:comment w:id="114" w:author="David V. Smith" w:date="2023-07-24T10:17:00Z" w:initials="DVS">
    <w:p w14:paraId="0B2A8414" w14:textId="77777777" w:rsidR="004B57AB" w:rsidRDefault="004B57AB">
      <w:r>
        <w:rPr>
          <w:rStyle w:val="CommentReference"/>
        </w:rPr>
        <w:annotationRef/>
      </w:r>
      <w:r>
        <w:rPr>
          <w:color w:val="000000"/>
          <w:sz w:val="20"/>
          <w:szCs w:val="20"/>
        </w:rPr>
        <w:t xml:space="preserve">No OSF. Everything is on OpenNeuro. Let’s try to update everything as if the Scientific Data paper were published (I’ll post on PsyArxiv after conference today/tomorrow).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1C1B8" w15:done="0"/>
  <w15:commentEx w15:paraId="50B73680" w15:done="0"/>
  <w15:commentEx w15:paraId="496FC578" w15:done="0"/>
  <w15:commentEx w15:paraId="2E764472" w15:done="0"/>
  <w15:commentEx w15:paraId="52CFAA72" w15:done="0"/>
  <w15:commentEx w15:paraId="18D56E54" w15:paraIdParent="52CFAA72" w15:done="0"/>
  <w15:commentEx w15:paraId="6D3F19BD" w15:done="1"/>
  <w15:commentEx w15:paraId="3C409329" w15:done="1"/>
  <w15:commentEx w15:paraId="4F9AE6C5" w15:done="0"/>
  <w15:commentEx w15:paraId="23ACF490" w15:done="0"/>
  <w15:commentEx w15:paraId="48861DD1" w15:done="0"/>
  <w15:commentEx w15:paraId="7F5E06CF" w15:done="0"/>
  <w15:commentEx w15:paraId="4CCC4E13" w15:done="0"/>
  <w15:commentEx w15:paraId="33F9F36C" w15:done="0"/>
  <w15:commentEx w15:paraId="177A52EB" w15:done="1"/>
  <w15:commentEx w15:paraId="5C04C0C6" w15:done="0"/>
  <w15:commentEx w15:paraId="2652B881" w15:done="0"/>
  <w15:commentEx w15:paraId="3A65F5AE" w15:done="0"/>
  <w15:commentEx w15:paraId="081D8A5B" w15:paraIdParent="3A65F5AE" w15:done="0"/>
  <w15:commentEx w15:paraId="16B90413" w15:done="1"/>
  <w15:commentEx w15:paraId="3F5A8EAC" w15:paraIdParent="16B90413" w15:done="1"/>
  <w15:commentEx w15:paraId="61F694FF" w15:paraIdParent="16B90413" w15:done="1"/>
  <w15:commentEx w15:paraId="2A3A6F4D" w15:done="0"/>
  <w15:commentEx w15:paraId="44333985" w15:done="1"/>
  <w15:commentEx w15:paraId="6179EE92" w15:paraIdParent="44333985" w15:done="1"/>
  <w15:commentEx w15:paraId="4F3BE6BB" w15:done="0"/>
  <w15:commentEx w15:paraId="34C6550F" w15:done="0"/>
  <w15:commentEx w15:paraId="4F5A9F2F" w15:done="1"/>
  <w15:commentEx w15:paraId="5E8257F0" w15:paraIdParent="4F5A9F2F" w15:done="1"/>
  <w15:commentEx w15:paraId="66C35F67" w15:paraIdParent="4F5A9F2F" w15:done="1"/>
  <w15:commentEx w15:paraId="6E91762F" w15:done="1"/>
  <w15:commentEx w15:paraId="52FBD631" w15:done="0"/>
  <w15:commentEx w15:paraId="0B0D320E" w15:paraIdParent="52FBD631" w15:done="0"/>
  <w15:commentEx w15:paraId="75CB7AAA" w15:done="1"/>
  <w15:commentEx w15:paraId="645377D3" w15:paraIdParent="75CB7AAA" w15:done="1"/>
  <w15:commentEx w15:paraId="7583F5E0" w15:paraIdParent="75CB7AAA" w15:done="1"/>
  <w15:commentEx w15:paraId="40460066" w15:paraIdParent="75CB7AAA" w15:done="1"/>
  <w15:commentEx w15:paraId="78E1B65E" w15:paraIdParent="75CB7AAA" w15:done="1"/>
  <w15:commentEx w15:paraId="667F0DB9" w15:paraIdParent="75CB7AAA" w15:done="1"/>
  <w15:commentEx w15:paraId="423C4255" w15:done="0"/>
  <w15:commentEx w15:paraId="492132FC" w15:paraIdParent="423C4255" w15:done="0"/>
  <w15:commentEx w15:paraId="377CB524" w15:done="0"/>
  <w15:commentEx w15:paraId="61C93F9B" w15:done="1"/>
  <w15:commentEx w15:paraId="157A5E13" w15:done="1"/>
  <w15:commentEx w15:paraId="0B2A8414" w15:paraIdParent="157A5E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AC162C" w16cex:dateUtc="2025-06-24T22:18:00Z"/>
  <w16cex:commentExtensible w16cex:durableId="2A545887" w16cex:dateUtc="2025-06-24T22:14:00Z"/>
  <w16cex:commentExtensible w16cex:durableId="64CCFA3C" w16cex:dateUtc="2025-06-26T15:22:00Z"/>
  <w16cex:commentExtensible w16cex:durableId="6ABBCE93" w16cex:dateUtc="2023-07-31T17:06:00Z"/>
  <w16cex:commentExtensible w16cex:durableId="2868C30D" w16cex:dateUtc="2023-07-24T13:29:00Z"/>
  <w16cex:commentExtensible w16cex:durableId="0BB183EF" w16cex:dateUtc="2023-07-31T17:06:00Z"/>
  <w16cex:commentExtensible w16cex:durableId="11BCF217" w16cex:dateUtc="2023-07-31T17:10:00Z"/>
  <w16cex:commentExtensible w16cex:durableId="1F43D4C3" w16cex:dateUtc="2023-07-31T17:10:00Z"/>
  <w16cex:commentExtensible w16cex:durableId="33E86D61" w16cex:dateUtc="2025-06-23T20:04:00Z"/>
  <w16cex:commentExtensible w16cex:durableId="32511DA5" w16cex:dateUtc="2025-06-23T20:17:00Z"/>
  <w16cex:commentExtensible w16cex:durableId="26EFAA76" w16cex:dateUtc="2025-06-23T22:00:00Z"/>
  <w16cex:commentExtensible w16cex:durableId="4312F35B" w16cex:dateUtc="2025-06-23T20:40:00Z"/>
  <w16cex:commentExtensible w16cex:durableId="3D92A81E" w16cex:dateUtc="2025-06-23T20:36:00Z"/>
  <w16cex:commentExtensible w16cex:durableId="43C48E4D" w16cex:dateUtc="2025-06-23T21:43:00Z"/>
  <w16cex:commentExtensible w16cex:durableId="2868C38E" w16cex:dateUtc="2023-07-24T13:31:00Z"/>
  <w16cex:commentExtensible w16cex:durableId="67904CD6" w16cex:dateUtc="2025-06-23T22:17:00Z"/>
  <w16cex:commentExtensible w16cex:durableId="349B2D2C" w16cex:dateUtc="2025-06-23T20:23:00Z"/>
  <w16cex:commentExtensible w16cex:durableId="1FC21412" w16cex:dateUtc="2025-06-23T20:26:00Z"/>
  <w16cex:commentExtensible w16cex:durableId="747C62FA" w16cex:dateUtc="2025-06-23T20:33:00Z"/>
  <w16cex:commentExtensible w16cex:durableId="2868C400" w16cex:dateUtc="2023-07-24T13:33:00Z"/>
  <w16cex:commentExtensible w16cex:durableId="1AAC6830" w16cex:dateUtc="2023-07-31T17:14:00Z"/>
  <w16cex:commentExtensible w16cex:durableId="2876446A" w16cex:dateUtc="2023-08-03T19:21:00Z"/>
  <w16cex:commentExtensible w16cex:durableId="67317EE9" w16cex:dateUtc="2025-06-23T22:45:00Z"/>
  <w16cex:commentExtensible w16cex:durableId="7682C3AB" w16cex:dateUtc="2023-07-31T17:17:00Z"/>
  <w16cex:commentExtensible w16cex:durableId="4FD23739" w16cex:dateUtc="2023-08-01T16:59:00Z"/>
  <w16cex:commentExtensible w16cex:durableId="3710227A" w16cex:dateUtc="2025-06-26T22:24:00Z"/>
  <w16cex:commentExtensible w16cex:durableId="115B94AF" w16cex:dateUtc="2025-06-26T22:17:00Z"/>
  <w16cex:commentExtensible w16cex:durableId="19F6660E" w16cex:dateUtc="2025-04-01T02:32:00Z"/>
  <w16cex:commentExtensible w16cex:durableId="49241108" w16cex:dateUtc="2025-04-01T02:37:00Z"/>
  <w16cex:commentExtensible w16cex:durableId="1498B173" w16cex:dateUtc="2025-04-01T02:40:00Z"/>
  <w16cex:commentExtensible w16cex:durableId="2868CCDE" w16cex:dateUtc="2023-07-24T14:11:00Z"/>
  <w16cex:commentExtensible w16cex:durableId="4E95AAFA" w16cex:dateUtc="2025-06-27T12:43:00Z"/>
  <w16cex:commentExtensible w16cex:durableId="25A4604B" w16cex:dateUtc="2025-06-27T12:58:00Z"/>
  <w16cex:commentExtensible w16cex:durableId="28738455" w16cex:dateUtc="2023-08-01T17:17:00Z"/>
  <w16cex:commentExtensible w16cex:durableId="2E703316" w16cex:dateUtc="2023-12-13T01:52:00Z"/>
  <w16cex:commentExtensible w16cex:durableId="5E96097E" w16cex:dateUtc="2023-12-14T20:19:00Z"/>
  <w16cex:commentExtensible w16cex:durableId="597B3DF3" w16cex:dateUtc="2023-12-14T21:46:00Z"/>
  <w16cex:commentExtensible w16cex:durableId="43B09226" w16cex:dateUtc="2024-02-26T22:43:00Z"/>
  <w16cex:commentExtensible w16cex:durableId="39D4EA69" w16cex:dateUtc="2024-03-04T16:41:00Z"/>
  <w16cex:commentExtensible w16cex:durableId="2871F71A" w16cex:dateUtc="2025-06-26T20:36:00Z"/>
  <w16cex:commentExtensible w16cex:durableId="2553E206" w16cex:dateUtc="2025-06-27T13:13:00Z"/>
  <w16cex:commentExtensible w16cex:durableId="40345533" w16cex:dateUtc="2025-06-26T13:29:00Z"/>
  <w16cex:commentExtensible w16cex:durableId="281737CD" w16cex:dateUtc="2023-05-23T17:02:00Z"/>
  <w16cex:commentExtensible w16cex:durableId="28173979" w16cex:dateUtc="2023-05-23T17:09:00Z"/>
  <w16cex:commentExtensible w16cex:durableId="2868CE3E" w16cex:dateUtc="2023-07-24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1C1B8" w16cid:durableId="70AC162C"/>
  <w16cid:commentId w16cid:paraId="50B73680" w16cid:durableId="2A545887"/>
  <w16cid:commentId w16cid:paraId="496FC578" w16cid:durableId="64CCFA3C"/>
  <w16cid:commentId w16cid:paraId="2E764472" w16cid:durableId="6ABBCE93"/>
  <w16cid:commentId w16cid:paraId="52CFAA72" w16cid:durableId="2868C30D"/>
  <w16cid:commentId w16cid:paraId="18D56E54" w16cid:durableId="0BB183EF"/>
  <w16cid:commentId w16cid:paraId="6D3F19BD" w16cid:durableId="11BCF217"/>
  <w16cid:commentId w16cid:paraId="3C409329" w16cid:durableId="1F43D4C3"/>
  <w16cid:commentId w16cid:paraId="4F9AE6C5" w16cid:durableId="33E86D61"/>
  <w16cid:commentId w16cid:paraId="23ACF490" w16cid:durableId="32511DA5"/>
  <w16cid:commentId w16cid:paraId="48861DD1" w16cid:durableId="26EFAA76"/>
  <w16cid:commentId w16cid:paraId="7F5E06CF" w16cid:durableId="4312F35B"/>
  <w16cid:commentId w16cid:paraId="4CCC4E13" w16cid:durableId="3D92A81E"/>
  <w16cid:commentId w16cid:paraId="33F9F36C" w16cid:durableId="43C48E4D"/>
  <w16cid:commentId w16cid:paraId="177A52EB" w16cid:durableId="2868C38E"/>
  <w16cid:commentId w16cid:paraId="5C04C0C6" w16cid:durableId="67904CD6"/>
  <w16cid:commentId w16cid:paraId="2652B881" w16cid:durableId="349B2D2C"/>
  <w16cid:commentId w16cid:paraId="3A65F5AE" w16cid:durableId="1FC21412"/>
  <w16cid:commentId w16cid:paraId="081D8A5B" w16cid:durableId="747C62FA"/>
  <w16cid:commentId w16cid:paraId="16B90413" w16cid:durableId="2868C400"/>
  <w16cid:commentId w16cid:paraId="3F5A8EAC" w16cid:durableId="1AAC6830"/>
  <w16cid:commentId w16cid:paraId="61F694FF" w16cid:durableId="2876446A"/>
  <w16cid:commentId w16cid:paraId="2A3A6F4D" w16cid:durableId="67317EE9"/>
  <w16cid:commentId w16cid:paraId="44333985" w16cid:durableId="7682C3AB"/>
  <w16cid:commentId w16cid:paraId="6179EE92" w16cid:durableId="4FD23739"/>
  <w16cid:commentId w16cid:paraId="4F3BE6BB" w16cid:durableId="3710227A"/>
  <w16cid:commentId w16cid:paraId="34C6550F" w16cid:durableId="115B94AF"/>
  <w16cid:commentId w16cid:paraId="4F5A9F2F" w16cid:durableId="19F6660E"/>
  <w16cid:commentId w16cid:paraId="5E8257F0" w16cid:durableId="49241108"/>
  <w16cid:commentId w16cid:paraId="66C35F67" w16cid:durableId="1498B173"/>
  <w16cid:commentId w16cid:paraId="6E91762F" w16cid:durableId="2868CCDE"/>
  <w16cid:commentId w16cid:paraId="52FBD631" w16cid:durableId="4E95AAFA"/>
  <w16cid:commentId w16cid:paraId="0B0D320E" w16cid:durableId="25A4604B"/>
  <w16cid:commentId w16cid:paraId="75CB7AAA" w16cid:durableId="28738455"/>
  <w16cid:commentId w16cid:paraId="645377D3" w16cid:durableId="2E703316"/>
  <w16cid:commentId w16cid:paraId="7583F5E0" w16cid:durableId="5E96097E"/>
  <w16cid:commentId w16cid:paraId="40460066" w16cid:durableId="597B3DF3"/>
  <w16cid:commentId w16cid:paraId="78E1B65E" w16cid:durableId="43B09226"/>
  <w16cid:commentId w16cid:paraId="667F0DB9" w16cid:durableId="39D4EA69"/>
  <w16cid:commentId w16cid:paraId="423C4255" w16cid:durableId="2871F71A"/>
  <w16cid:commentId w16cid:paraId="492132FC" w16cid:durableId="2553E206"/>
  <w16cid:commentId w16cid:paraId="377CB524" w16cid:durableId="40345533"/>
  <w16cid:commentId w16cid:paraId="61C93F9B" w16cid:durableId="281737CD"/>
  <w16cid:commentId w16cid:paraId="157A5E13" w16cid:durableId="28173979"/>
  <w16cid:commentId w16cid:paraId="0B2A8414" w16cid:durableId="2868CE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E45D" w14:textId="77777777" w:rsidR="00FF6F57" w:rsidRDefault="00FF6F57" w:rsidP="003E3A4D">
      <w:r>
        <w:separator/>
      </w:r>
    </w:p>
  </w:endnote>
  <w:endnote w:type="continuationSeparator" w:id="0">
    <w:p w14:paraId="73171F49" w14:textId="77777777" w:rsidR="00FF6F57" w:rsidRDefault="00FF6F57" w:rsidP="003E3A4D">
      <w:r>
        <w:continuationSeparator/>
      </w:r>
    </w:p>
  </w:endnote>
  <w:endnote w:type="continuationNotice" w:id="1">
    <w:p w14:paraId="0FBBDB03" w14:textId="77777777" w:rsidR="00FF6F57" w:rsidRDefault="00FF6F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 w:name="Merriweather">
    <w:panose1 w:val="00000500000000000000"/>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5DBB" w14:textId="40196673" w:rsidR="003E3A4D" w:rsidRDefault="003E3A4D" w:rsidP="006318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91F95D8" w14:textId="77777777" w:rsidR="003E3A4D" w:rsidRDefault="003E3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D8E8" w14:textId="185DB0A2" w:rsidR="5DBD945B" w:rsidRDefault="5DBD945B" w:rsidP="5DBD945B">
    <w:pPr>
      <w:pStyle w:val="Footer"/>
      <w:jc w:val="center"/>
      <w:rPr>
        <w:noProof/>
      </w:rPr>
    </w:pPr>
    <w:r w:rsidRPr="5DBD945B">
      <w:rPr>
        <w:noProof/>
      </w:rPr>
      <w:fldChar w:fldCharType="begin"/>
    </w:r>
    <w:r>
      <w:instrText>PAGE</w:instrText>
    </w:r>
    <w:r w:rsidRPr="5DBD945B">
      <w:fldChar w:fldCharType="separate"/>
    </w:r>
    <w:r w:rsidR="00FD3B10">
      <w:rPr>
        <w:noProof/>
      </w:rPr>
      <w:t>1</w:t>
    </w:r>
    <w:r w:rsidRPr="5DBD945B">
      <w:rPr>
        <w:noProof/>
      </w:rPr>
      <w:fldChar w:fldCharType="end"/>
    </w:r>
  </w:p>
  <w:p w14:paraId="21673CD6" w14:textId="039953BA" w:rsidR="003E3A4D" w:rsidRDefault="003E3A4D" w:rsidP="25AAA81B">
    <w:pPr>
      <w:pStyle w:val="Footer"/>
      <w:framePr w:wrap="none" w:vAnchor="text" w:hAnchor="margin" w:xAlign="center" w:y="1"/>
      <w:rPr>
        <w:rStyle w:val="PageNumber"/>
        <w:noProof/>
      </w:rPr>
    </w:pPr>
  </w:p>
  <w:p w14:paraId="3D131DB3" w14:textId="77777777" w:rsidR="003E3A4D" w:rsidRDefault="003E3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FC90" w14:textId="77777777" w:rsidR="00FF6F57" w:rsidRDefault="00FF6F57" w:rsidP="003E3A4D">
      <w:r>
        <w:separator/>
      </w:r>
    </w:p>
  </w:footnote>
  <w:footnote w:type="continuationSeparator" w:id="0">
    <w:p w14:paraId="4DBD6709" w14:textId="77777777" w:rsidR="00FF6F57" w:rsidRDefault="00FF6F57" w:rsidP="003E3A4D">
      <w:r>
        <w:continuationSeparator/>
      </w:r>
    </w:p>
  </w:footnote>
  <w:footnote w:type="continuationNotice" w:id="1">
    <w:p w14:paraId="41C8F2A3" w14:textId="77777777" w:rsidR="00FF6F57" w:rsidRDefault="00FF6F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5AAA81B" w14:paraId="5B7E46ED" w14:textId="77777777" w:rsidTr="25AAA81B">
      <w:trPr>
        <w:trHeight w:val="300"/>
      </w:trPr>
      <w:tc>
        <w:tcPr>
          <w:tcW w:w="3120" w:type="dxa"/>
        </w:tcPr>
        <w:p w14:paraId="170AEE14" w14:textId="2F56CA16" w:rsidR="25AAA81B" w:rsidRDefault="25AAA81B" w:rsidP="25AAA81B">
          <w:pPr>
            <w:pStyle w:val="Header"/>
            <w:ind w:left="-115"/>
          </w:pPr>
        </w:p>
      </w:tc>
      <w:tc>
        <w:tcPr>
          <w:tcW w:w="3120" w:type="dxa"/>
        </w:tcPr>
        <w:p w14:paraId="26FC90F2" w14:textId="6934537D" w:rsidR="25AAA81B" w:rsidRDefault="25AAA81B" w:rsidP="25AAA81B">
          <w:pPr>
            <w:pStyle w:val="Header"/>
            <w:jc w:val="center"/>
          </w:pPr>
        </w:p>
      </w:tc>
      <w:tc>
        <w:tcPr>
          <w:tcW w:w="3120" w:type="dxa"/>
        </w:tcPr>
        <w:p w14:paraId="3AB46F34" w14:textId="4387C066" w:rsidR="25AAA81B" w:rsidRDefault="25AAA81B" w:rsidP="25AAA81B">
          <w:pPr>
            <w:pStyle w:val="Header"/>
            <w:ind w:right="-115"/>
            <w:jc w:val="right"/>
          </w:pPr>
        </w:p>
      </w:tc>
    </w:tr>
  </w:tbl>
  <w:p w14:paraId="285EFA22" w14:textId="257399EC" w:rsidR="25AAA81B" w:rsidRDefault="25AAA81B" w:rsidP="25AAA81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QVM6THp" int2:invalidationBookmarkName="" int2:hashCode="0+Kw+uIyiD/wZj" int2:id="Rwr7pDoM">
      <int2:state int2:value="Rejected" int2:type="AugLoop_Text_Critique"/>
    </int2:bookmark>
    <int2:bookmark int2:bookmarkName="_Int_DAhFv2r9" int2:invalidationBookmarkName="" int2:hashCode="DuK6d1MynPtjja" int2:id="ua2v4v8G">
      <int2:state int2:value="Rejected" int2:type="AugLoop_Text_Critique"/>
    </int2:bookmark>
    <int2:bookmark int2:bookmarkName="_Int_y5Ah2uGP" int2:invalidationBookmarkName="" int2:hashCode="qOrOnASBh7kq0H" int2:id="yZF6ZuL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E37F87"/>
    <w:multiLevelType w:val="hybridMultilevel"/>
    <w:tmpl w:val="9AA67AD4"/>
    <w:lvl w:ilvl="0" w:tplc="A6185F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865C68"/>
    <w:multiLevelType w:val="hybridMultilevel"/>
    <w:tmpl w:val="FFFFFFFF"/>
    <w:lvl w:ilvl="0" w:tplc="DCBCAC3C">
      <w:start w:val="1"/>
      <w:numFmt w:val="decimal"/>
      <w:lvlText w:val="%1."/>
      <w:lvlJc w:val="left"/>
      <w:pPr>
        <w:ind w:left="720" w:hanging="360"/>
      </w:pPr>
    </w:lvl>
    <w:lvl w:ilvl="1" w:tplc="E5CEAD26">
      <w:start w:val="1"/>
      <w:numFmt w:val="lowerLetter"/>
      <w:lvlText w:val="%2."/>
      <w:lvlJc w:val="left"/>
      <w:pPr>
        <w:ind w:left="1440" w:hanging="360"/>
      </w:pPr>
    </w:lvl>
    <w:lvl w:ilvl="2" w:tplc="07BE6214">
      <w:start w:val="1"/>
      <w:numFmt w:val="lowerRoman"/>
      <w:lvlText w:val="%3."/>
      <w:lvlJc w:val="right"/>
      <w:pPr>
        <w:ind w:left="2160" w:hanging="180"/>
      </w:pPr>
    </w:lvl>
    <w:lvl w:ilvl="3" w:tplc="FE803F3C">
      <w:start w:val="1"/>
      <w:numFmt w:val="decimal"/>
      <w:lvlText w:val="%4."/>
      <w:lvlJc w:val="left"/>
      <w:pPr>
        <w:ind w:left="2880" w:hanging="360"/>
      </w:pPr>
    </w:lvl>
    <w:lvl w:ilvl="4" w:tplc="4420D524">
      <w:start w:val="1"/>
      <w:numFmt w:val="lowerLetter"/>
      <w:lvlText w:val="%5."/>
      <w:lvlJc w:val="left"/>
      <w:pPr>
        <w:ind w:left="3600" w:hanging="360"/>
      </w:pPr>
    </w:lvl>
    <w:lvl w:ilvl="5" w:tplc="520AD284">
      <w:start w:val="1"/>
      <w:numFmt w:val="lowerRoman"/>
      <w:lvlText w:val="%6."/>
      <w:lvlJc w:val="right"/>
      <w:pPr>
        <w:ind w:left="4320" w:hanging="180"/>
      </w:pPr>
    </w:lvl>
    <w:lvl w:ilvl="6" w:tplc="D310A012">
      <w:start w:val="1"/>
      <w:numFmt w:val="decimal"/>
      <w:lvlText w:val="%7."/>
      <w:lvlJc w:val="left"/>
      <w:pPr>
        <w:ind w:left="5040" w:hanging="360"/>
      </w:pPr>
    </w:lvl>
    <w:lvl w:ilvl="7" w:tplc="72B4C644">
      <w:start w:val="1"/>
      <w:numFmt w:val="lowerLetter"/>
      <w:lvlText w:val="%8."/>
      <w:lvlJc w:val="left"/>
      <w:pPr>
        <w:ind w:left="5760" w:hanging="360"/>
      </w:pPr>
    </w:lvl>
    <w:lvl w:ilvl="8" w:tplc="DA8606EA">
      <w:start w:val="1"/>
      <w:numFmt w:val="lowerRoman"/>
      <w:lvlText w:val="%9."/>
      <w:lvlJc w:val="right"/>
      <w:pPr>
        <w:ind w:left="6480" w:hanging="180"/>
      </w:pPr>
    </w:lvl>
  </w:abstractNum>
  <w:abstractNum w:abstractNumId="3" w15:restartNumberingAfterBreak="0">
    <w:nsid w:val="1E833EBB"/>
    <w:multiLevelType w:val="hybridMultilevel"/>
    <w:tmpl w:val="9DB819C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037DAE"/>
    <w:multiLevelType w:val="hybridMultilevel"/>
    <w:tmpl w:val="FFFFFFFF"/>
    <w:lvl w:ilvl="0" w:tplc="BC00EC50">
      <w:start w:val="1"/>
      <w:numFmt w:val="decimal"/>
      <w:lvlText w:val="%1."/>
      <w:lvlJc w:val="left"/>
      <w:pPr>
        <w:ind w:left="720" w:hanging="360"/>
      </w:pPr>
    </w:lvl>
    <w:lvl w:ilvl="1" w:tplc="47420980">
      <w:start w:val="1"/>
      <w:numFmt w:val="lowerLetter"/>
      <w:lvlText w:val="%2."/>
      <w:lvlJc w:val="left"/>
      <w:pPr>
        <w:ind w:left="1440" w:hanging="360"/>
      </w:pPr>
    </w:lvl>
    <w:lvl w:ilvl="2" w:tplc="EA729F22">
      <w:start w:val="1"/>
      <w:numFmt w:val="lowerRoman"/>
      <w:lvlText w:val="%3."/>
      <w:lvlJc w:val="right"/>
      <w:pPr>
        <w:ind w:left="2160" w:hanging="180"/>
      </w:pPr>
    </w:lvl>
    <w:lvl w:ilvl="3" w:tplc="68F6FBCC">
      <w:start w:val="1"/>
      <w:numFmt w:val="decimal"/>
      <w:lvlText w:val="%4."/>
      <w:lvlJc w:val="left"/>
      <w:pPr>
        <w:ind w:left="2880" w:hanging="360"/>
      </w:pPr>
    </w:lvl>
    <w:lvl w:ilvl="4" w:tplc="7E62E76A">
      <w:start w:val="1"/>
      <w:numFmt w:val="lowerLetter"/>
      <w:lvlText w:val="%5."/>
      <w:lvlJc w:val="left"/>
      <w:pPr>
        <w:ind w:left="3600" w:hanging="360"/>
      </w:pPr>
    </w:lvl>
    <w:lvl w:ilvl="5" w:tplc="7E447EFE">
      <w:start w:val="1"/>
      <w:numFmt w:val="lowerRoman"/>
      <w:lvlText w:val="%6."/>
      <w:lvlJc w:val="right"/>
      <w:pPr>
        <w:ind w:left="4320" w:hanging="180"/>
      </w:pPr>
    </w:lvl>
    <w:lvl w:ilvl="6" w:tplc="6D466FFE">
      <w:start w:val="1"/>
      <w:numFmt w:val="decimal"/>
      <w:lvlText w:val="%7."/>
      <w:lvlJc w:val="left"/>
      <w:pPr>
        <w:ind w:left="5040" w:hanging="360"/>
      </w:pPr>
    </w:lvl>
    <w:lvl w:ilvl="7" w:tplc="065403C2">
      <w:start w:val="1"/>
      <w:numFmt w:val="lowerLetter"/>
      <w:lvlText w:val="%8."/>
      <w:lvlJc w:val="left"/>
      <w:pPr>
        <w:ind w:left="5760" w:hanging="360"/>
      </w:pPr>
    </w:lvl>
    <w:lvl w:ilvl="8" w:tplc="89E238D6">
      <w:start w:val="1"/>
      <w:numFmt w:val="lowerRoman"/>
      <w:lvlText w:val="%9."/>
      <w:lvlJc w:val="right"/>
      <w:pPr>
        <w:ind w:left="6480" w:hanging="180"/>
      </w:pPr>
    </w:lvl>
  </w:abstractNum>
  <w:abstractNum w:abstractNumId="5" w15:restartNumberingAfterBreak="0">
    <w:nsid w:val="23F733DD"/>
    <w:multiLevelType w:val="hybridMultilevel"/>
    <w:tmpl w:val="FFFFFFFF"/>
    <w:lvl w:ilvl="0" w:tplc="0468866E">
      <w:start w:val="1"/>
      <w:numFmt w:val="decimal"/>
      <w:lvlText w:val="%1."/>
      <w:lvlJc w:val="left"/>
      <w:pPr>
        <w:ind w:left="720" w:hanging="360"/>
      </w:pPr>
    </w:lvl>
    <w:lvl w:ilvl="1" w:tplc="CA54AA18">
      <w:start w:val="1"/>
      <w:numFmt w:val="lowerLetter"/>
      <w:lvlText w:val="%2."/>
      <w:lvlJc w:val="left"/>
      <w:pPr>
        <w:ind w:left="1440" w:hanging="360"/>
      </w:pPr>
    </w:lvl>
    <w:lvl w:ilvl="2" w:tplc="EBDAC366">
      <w:start w:val="1"/>
      <w:numFmt w:val="lowerRoman"/>
      <w:lvlText w:val="%3."/>
      <w:lvlJc w:val="right"/>
      <w:pPr>
        <w:ind w:left="2160" w:hanging="180"/>
      </w:pPr>
    </w:lvl>
    <w:lvl w:ilvl="3" w:tplc="C88C417A">
      <w:start w:val="1"/>
      <w:numFmt w:val="decimal"/>
      <w:lvlText w:val="%4."/>
      <w:lvlJc w:val="left"/>
      <w:pPr>
        <w:ind w:left="2880" w:hanging="360"/>
      </w:pPr>
    </w:lvl>
    <w:lvl w:ilvl="4" w:tplc="673CE53E">
      <w:start w:val="1"/>
      <w:numFmt w:val="lowerLetter"/>
      <w:lvlText w:val="%5."/>
      <w:lvlJc w:val="left"/>
      <w:pPr>
        <w:ind w:left="3600" w:hanging="360"/>
      </w:pPr>
    </w:lvl>
    <w:lvl w:ilvl="5" w:tplc="228A5802">
      <w:start w:val="1"/>
      <w:numFmt w:val="lowerRoman"/>
      <w:lvlText w:val="%6."/>
      <w:lvlJc w:val="right"/>
      <w:pPr>
        <w:ind w:left="4320" w:hanging="180"/>
      </w:pPr>
    </w:lvl>
    <w:lvl w:ilvl="6" w:tplc="9F1C9D6E">
      <w:start w:val="1"/>
      <w:numFmt w:val="decimal"/>
      <w:lvlText w:val="%7."/>
      <w:lvlJc w:val="left"/>
      <w:pPr>
        <w:ind w:left="5040" w:hanging="360"/>
      </w:pPr>
    </w:lvl>
    <w:lvl w:ilvl="7" w:tplc="FFEA4F66">
      <w:start w:val="1"/>
      <w:numFmt w:val="lowerLetter"/>
      <w:lvlText w:val="%8."/>
      <w:lvlJc w:val="left"/>
      <w:pPr>
        <w:ind w:left="5760" w:hanging="360"/>
      </w:pPr>
    </w:lvl>
    <w:lvl w:ilvl="8" w:tplc="93024270">
      <w:start w:val="1"/>
      <w:numFmt w:val="lowerRoman"/>
      <w:lvlText w:val="%9."/>
      <w:lvlJc w:val="right"/>
      <w:pPr>
        <w:ind w:left="6480" w:hanging="180"/>
      </w:pPr>
    </w:lvl>
  </w:abstractNum>
  <w:abstractNum w:abstractNumId="6" w15:restartNumberingAfterBreak="0">
    <w:nsid w:val="2F1C065E"/>
    <w:multiLevelType w:val="multilevel"/>
    <w:tmpl w:val="4B36B1C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438E44C"/>
    <w:multiLevelType w:val="hybridMultilevel"/>
    <w:tmpl w:val="5BD8EEA8"/>
    <w:lvl w:ilvl="0" w:tplc="3CE6A5F6">
      <w:start w:val="1"/>
      <w:numFmt w:val="bullet"/>
      <w:lvlText w:val=""/>
      <w:lvlJc w:val="left"/>
      <w:pPr>
        <w:ind w:left="720" w:hanging="360"/>
      </w:pPr>
      <w:rPr>
        <w:rFonts w:ascii="Symbol" w:hAnsi="Symbol" w:hint="default"/>
      </w:rPr>
    </w:lvl>
    <w:lvl w:ilvl="1" w:tplc="538E01D8">
      <w:start w:val="1"/>
      <w:numFmt w:val="bullet"/>
      <w:lvlText w:val="o"/>
      <w:lvlJc w:val="left"/>
      <w:pPr>
        <w:ind w:left="1440" w:hanging="360"/>
      </w:pPr>
      <w:rPr>
        <w:rFonts w:ascii="Courier New" w:hAnsi="Courier New" w:hint="default"/>
      </w:rPr>
    </w:lvl>
    <w:lvl w:ilvl="2" w:tplc="0F9E76A0">
      <w:start w:val="1"/>
      <w:numFmt w:val="bullet"/>
      <w:lvlText w:val=""/>
      <w:lvlJc w:val="left"/>
      <w:pPr>
        <w:ind w:left="2160" w:hanging="360"/>
      </w:pPr>
      <w:rPr>
        <w:rFonts w:ascii="Wingdings" w:hAnsi="Wingdings" w:hint="default"/>
      </w:rPr>
    </w:lvl>
    <w:lvl w:ilvl="3" w:tplc="3B463D82">
      <w:start w:val="1"/>
      <w:numFmt w:val="bullet"/>
      <w:lvlText w:val=""/>
      <w:lvlJc w:val="left"/>
      <w:pPr>
        <w:ind w:left="2880" w:hanging="360"/>
      </w:pPr>
      <w:rPr>
        <w:rFonts w:ascii="Symbol" w:hAnsi="Symbol" w:hint="default"/>
      </w:rPr>
    </w:lvl>
    <w:lvl w:ilvl="4" w:tplc="1BDE7BBE">
      <w:start w:val="1"/>
      <w:numFmt w:val="bullet"/>
      <w:lvlText w:val="o"/>
      <w:lvlJc w:val="left"/>
      <w:pPr>
        <w:ind w:left="3600" w:hanging="360"/>
      </w:pPr>
      <w:rPr>
        <w:rFonts w:ascii="Courier New" w:hAnsi="Courier New" w:hint="default"/>
      </w:rPr>
    </w:lvl>
    <w:lvl w:ilvl="5" w:tplc="8D30EFF0">
      <w:start w:val="1"/>
      <w:numFmt w:val="bullet"/>
      <w:lvlText w:val=""/>
      <w:lvlJc w:val="left"/>
      <w:pPr>
        <w:ind w:left="4320" w:hanging="360"/>
      </w:pPr>
      <w:rPr>
        <w:rFonts w:ascii="Wingdings" w:hAnsi="Wingdings" w:hint="default"/>
      </w:rPr>
    </w:lvl>
    <w:lvl w:ilvl="6" w:tplc="813C7460">
      <w:start w:val="1"/>
      <w:numFmt w:val="bullet"/>
      <w:lvlText w:val=""/>
      <w:lvlJc w:val="left"/>
      <w:pPr>
        <w:ind w:left="5040" w:hanging="360"/>
      </w:pPr>
      <w:rPr>
        <w:rFonts w:ascii="Symbol" w:hAnsi="Symbol" w:hint="default"/>
      </w:rPr>
    </w:lvl>
    <w:lvl w:ilvl="7" w:tplc="FC143BB8">
      <w:start w:val="1"/>
      <w:numFmt w:val="bullet"/>
      <w:lvlText w:val="o"/>
      <w:lvlJc w:val="left"/>
      <w:pPr>
        <w:ind w:left="5760" w:hanging="360"/>
      </w:pPr>
      <w:rPr>
        <w:rFonts w:ascii="Courier New" w:hAnsi="Courier New" w:hint="default"/>
      </w:rPr>
    </w:lvl>
    <w:lvl w:ilvl="8" w:tplc="8DF6A20A">
      <w:start w:val="1"/>
      <w:numFmt w:val="bullet"/>
      <w:lvlText w:val=""/>
      <w:lvlJc w:val="left"/>
      <w:pPr>
        <w:ind w:left="6480" w:hanging="360"/>
      </w:pPr>
      <w:rPr>
        <w:rFonts w:ascii="Wingdings" w:hAnsi="Wingdings" w:hint="default"/>
      </w:rPr>
    </w:lvl>
  </w:abstractNum>
  <w:abstractNum w:abstractNumId="8" w15:restartNumberingAfterBreak="0">
    <w:nsid w:val="469209CD"/>
    <w:multiLevelType w:val="hybridMultilevel"/>
    <w:tmpl w:val="5720F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6035CC"/>
    <w:multiLevelType w:val="multilevel"/>
    <w:tmpl w:val="BB6E019C"/>
    <w:lvl w:ilvl="0">
      <w:start w:val="1"/>
      <w:numFmt w:val="decimal"/>
      <w:lvlText w:val="%1."/>
      <w:lvlJc w:val="left"/>
      <w:pPr>
        <w:ind w:left="720" w:hanging="360"/>
      </w:pPr>
      <w:rPr>
        <w:i w:val="0"/>
        <w:i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53A31C9"/>
    <w:multiLevelType w:val="hybridMultilevel"/>
    <w:tmpl w:val="37508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CFA63A"/>
    <w:multiLevelType w:val="hybridMultilevel"/>
    <w:tmpl w:val="42A0466A"/>
    <w:lvl w:ilvl="0" w:tplc="C276BEE2">
      <w:start w:val="1"/>
      <w:numFmt w:val="bullet"/>
      <w:lvlText w:val="-"/>
      <w:lvlJc w:val="left"/>
      <w:pPr>
        <w:ind w:left="720" w:hanging="360"/>
      </w:pPr>
      <w:rPr>
        <w:rFonts w:ascii="Calibri" w:hAnsi="Calibri" w:hint="default"/>
      </w:rPr>
    </w:lvl>
    <w:lvl w:ilvl="1" w:tplc="6EFADF3C">
      <w:start w:val="1"/>
      <w:numFmt w:val="bullet"/>
      <w:lvlText w:val="o"/>
      <w:lvlJc w:val="left"/>
      <w:pPr>
        <w:ind w:left="1440" w:hanging="360"/>
      </w:pPr>
      <w:rPr>
        <w:rFonts w:ascii="Courier New" w:hAnsi="Courier New" w:hint="default"/>
      </w:rPr>
    </w:lvl>
    <w:lvl w:ilvl="2" w:tplc="BBAE76FC">
      <w:start w:val="1"/>
      <w:numFmt w:val="bullet"/>
      <w:lvlText w:val=""/>
      <w:lvlJc w:val="left"/>
      <w:pPr>
        <w:ind w:left="2160" w:hanging="360"/>
      </w:pPr>
      <w:rPr>
        <w:rFonts w:ascii="Wingdings" w:hAnsi="Wingdings" w:hint="default"/>
      </w:rPr>
    </w:lvl>
    <w:lvl w:ilvl="3" w:tplc="32B26378">
      <w:start w:val="1"/>
      <w:numFmt w:val="bullet"/>
      <w:lvlText w:val=""/>
      <w:lvlJc w:val="left"/>
      <w:pPr>
        <w:ind w:left="2880" w:hanging="360"/>
      </w:pPr>
      <w:rPr>
        <w:rFonts w:ascii="Symbol" w:hAnsi="Symbol" w:hint="default"/>
      </w:rPr>
    </w:lvl>
    <w:lvl w:ilvl="4" w:tplc="785262BC">
      <w:start w:val="1"/>
      <w:numFmt w:val="bullet"/>
      <w:lvlText w:val="o"/>
      <w:lvlJc w:val="left"/>
      <w:pPr>
        <w:ind w:left="3600" w:hanging="360"/>
      </w:pPr>
      <w:rPr>
        <w:rFonts w:ascii="Courier New" w:hAnsi="Courier New" w:hint="default"/>
      </w:rPr>
    </w:lvl>
    <w:lvl w:ilvl="5" w:tplc="1FAEC874">
      <w:start w:val="1"/>
      <w:numFmt w:val="bullet"/>
      <w:lvlText w:val=""/>
      <w:lvlJc w:val="left"/>
      <w:pPr>
        <w:ind w:left="4320" w:hanging="360"/>
      </w:pPr>
      <w:rPr>
        <w:rFonts w:ascii="Wingdings" w:hAnsi="Wingdings" w:hint="default"/>
      </w:rPr>
    </w:lvl>
    <w:lvl w:ilvl="6" w:tplc="A334A548">
      <w:start w:val="1"/>
      <w:numFmt w:val="bullet"/>
      <w:lvlText w:val=""/>
      <w:lvlJc w:val="left"/>
      <w:pPr>
        <w:ind w:left="5040" w:hanging="360"/>
      </w:pPr>
      <w:rPr>
        <w:rFonts w:ascii="Symbol" w:hAnsi="Symbol" w:hint="default"/>
      </w:rPr>
    </w:lvl>
    <w:lvl w:ilvl="7" w:tplc="589002E4">
      <w:start w:val="1"/>
      <w:numFmt w:val="bullet"/>
      <w:lvlText w:val="o"/>
      <w:lvlJc w:val="left"/>
      <w:pPr>
        <w:ind w:left="5760" w:hanging="360"/>
      </w:pPr>
      <w:rPr>
        <w:rFonts w:ascii="Courier New" w:hAnsi="Courier New" w:hint="default"/>
      </w:rPr>
    </w:lvl>
    <w:lvl w:ilvl="8" w:tplc="3D8EC8CA">
      <w:start w:val="1"/>
      <w:numFmt w:val="bullet"/>
      <w:lvlText w:val=""/>
      <w:lvlJc w:val="left"/>
      <w:pPr>
        <w:ind w:left="6480" w:hanging="360"/>
      </w:pPr>
      <w:rPr>
        <w:rFonts w:ascii="Wingdings" w:hAnsi="Wingdings" w:hint="default"/>
      </w:rPr>
    </w:lvl>
  </w:abstractNum>
  <w:abstractNum w:abstractNumId="12" w15:restartNumberingAfterBreak="0">
    <w:nsid w:val="795B75A5"/>
    <w:multiLevelType w:val="multilevel"/>
    <w:tmpl w:val="F6E4191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B0B18E2"/>
    <w:multiLevelType w:val="hybridMultilevel"/>
    <w:tmpl w:val="B4BA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20816">
    <w:abstractNumId w:val="7"/>
  </w:num>
  <w:num w:numId="2" w16cid:durableId="1180125224">
    <w:abstractNumId w:val="5"/>
  </w:num>
  <w:num w:numId="3" w16cid:durableId="1219319710">
    <w:abstractNumId w:val="2"/>
  </w:num>
  <w:num w:numId="4" w16cid:durableId="2136756626">
    <w:abstractNumId w:val="4"/>
  </w:num>
  <w:num w:numId="5" w16cid:durableId="1472215014">
    <w:abstractNumId w:val="11"/>
  </w:num>
  <w:num w:numId="6" w16cid:durableId="1781144239">
    <w:abstractNumId w:val="1"/>
  </w:num>
  <w:num w:numId="7" w16cid:durableId="317654943">
    <w:abstractNumId w:val="9"/>
  </w:num>
  <w:num w:numId="8" w16cid:durableId="1940212462">
    <w:abstractNumId w:val="6"/>
  </w:num>
  <w:num w:numId="9" w16cid:durableId="1101409872">
    <w:abstractNumId w:val="12"/>
  </w:num>
  <w:num w:numId="10" w16cid:durableId="654065810">
    <w:abstractNumId w:val="10"/>
  </w:num>
  <w:num w:numId="11" w16cid:durableId="1751345131">
    <w:abstractNumId w:val="13"/>
  </w:num>
  <w:num w:numId="12" w16cid:durableId="609356641">
    <w:abstractNumId w:val="8"/>
  </w:num>
  <w:num w:numId="13" w16cid:durableId="2057579886">
    <w:abstractNumId w:val="0"/>
  </w:num>
  <w:num w:numId="14" w16cid:durableId="45502727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 (Jen) Yang">
    <w15:presenceInfo w15:providerId="AD" w15:userId="S::tun51150@temple.edu::5d049159-8068-499e-816d-8dda76355b64"/>
  </w15:person>
  <w15:person w15:author="Dominic Fareri">
    <w15:presenceInfo w15:providerId="AD" w15:userId="S::dfareri_adelphi.edu#ext#@tuprd.onmicrosoft.com::afc211c4-0eaf-48d0-8011-213ee740b7fb"/>
  </w15:person>
  <w15:person w15:author="David V. Smith">
    <w15:presenceInfo w15:providerId="None" w15:userId="David V. Smith"/>
  </w15:person>
  <w15:person w15:author="Rita Ludwig">
    <w15:presenceInfo w15:providerId="AD" w15:userId="S::tuq41054@temple.edu::36bd42d0-33a2-4968-b477-ea33d1bebc68"/>
  </w15:person>
  <w15:person w15:author="Jimmy Wyngaarden">
    <w15:presenceInfo w15:providerId="AD" w15:userId="S::tun46412@temple.edu::50975887-88ec-46c4-a049-cb44c41afda9"/>
  </w15:person>
  <w15:person w15:author="David V. Smith [2]">
    <w15:presenceInfo w15:providerId="AD" w15:userId="S::tug87422@temple.edu::43b39fe5-41c4-43aa-8ede-538758366846"/>
  </w15:person>
  <w15:person w15:author="rludwig@upenn.edu">
    <w15:presenceInfo w15:providerId="AD" w15:userId="S::urn:spo:guest#rludwig@upenn.ed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xxteddmasfrreadsv5xaahs5twafwvszdt&quot;&gt;newBase-RecentGrants&lt;record-ids&gt;&lt;item&gt;742&lt;/item&gt;&lt;item&gt;776&lt;/item&gt;&lt;item&gt;778&lt;/item&gt;&lt;item&gt;787&lt;/item&gt;&lt;item&gt;790&lt;/item&gt;&lt;item&gt;880&lt;/item&gt;&lt;item&gt;921&lt;/item&gt;&lt;item&gt;1325&lt;/item&gt;&lt;item&gt;1326&lt;/item&gt;&lt;item&gt;1327&lt;/item&gt;&lt;item&gt;1382&lt;/item&gt;&lt;item&gt;1494&lt;/item&gt;&lt;item&gt;1495&lt;/item&gt;&lt;item&gt;1496&lt;/item&gt;&lt;/record-ids&gt;&lt;/item&gt;&lt;/Libraries&gt;"/>
  </w:docVars>
  <w:rsids>
    <w:rsidRoot w:val="003E3A4D"/>
    <w:rsid w:val="00001DA5"/>
    <w:rsid w:val="00002450"/>
    <w:rsid w:val="00003080"/>
    <w:rsid w:val="00003522"/>
    <w:rsid w:val="00004C6C"/>
    <w:rsid w:val="00005D6E"/>
    <w:rsid w:val="00006BC7"/>
    <w:rsid w:val="00006F0F"/>
    <w:rsid w:val="000077C0"/>
    <w:rsid w:val="0001143A"/>
    <w:rsid w:val="0001246F"/>
    <w:rsid w:val="00014522"/>
    <w:rsid w:val="000172EA"/>
    <w:rsid w:val="0001784D"/>
    <w:rsid w:val="000207A4"/>
    <w:rsid w:val="00022FC9"/>
    <w:rsid w:val="00024270"/>
    <w:rsid w:val="00030259"/>
    <w:rsid w:val="00035D33"/>
    <w:rsid w:val="000367D4"/>
    <w:rsid w:val="000370BF"/>
    <w:rsid w:val="00037812"/>
    <w:rsid w:val="00037C16"/>
    <w:rsid w:val="00040407"/>
    <w:rsid w:val="00042127"/>
    <w:rsid w:val="00042ADF"/>
    <w:rsid w:val="00042EF4"/>
    <w:rsid w:val="00043960"/>
    <w:rsid w:val="0004439E"/>
    <w:rsid w:val="00045E8B"/>
    <w:rsid w:val="0005030B"/>
    <w:rsid w:val="00050B18"/>
    <w:rsid w:val="000515DD"/>
    <w:rsid w:val="00051A99"/>
    <w:rsid w:val="000559A9"/>
    <w:rsid w:val="00062C7B"/>
    <w:rsid w:val="000631DC"/>
    <w:rsid w:val="0006482B"/>
    <w:rsid w:val="00064B1F"/>
    <w:rsid w:val="000669B5"/>
    <w:rsid w:val="00066A45"/>
    <w:rsid w:val="0006782B"/>
    <w:rsid w:val="00072F69"/>
    <w:rsid w:val="00074482"/>
    <w:rsid w:val="00080E01"/>
    <w:rsid w:val="000827B9"/>
    <w:rsid w:val="00083B72"/>
    <w:rsid w:val="00090D5D"/>
    <w:rsid w:val="00091242"/>
    <w:rsid w:val="00091E0F"/>
    <w:rsid w:val="000924A3"/>
    <w:rsid w:val="00093079"/>
    <w:rsid w:val="000955DD"/>
    <w:rsid w:val="000956F9"/>
    <w:rsid w:val="00096CFD"/>
    <w:rsid w:val="000A1243"/>
    <w:rsid w:val="000A4B96"/>
    <w:rsid w:val="000A680B"/>
    <w:rsid w:val="000B2789"/>
    <w:rsid w:val="000B2BEE"/>
    <w:rsid w:val="000B2CA1"/>
    <w:rsid w:val="000B2CCF"/>
    <w:rsid w:val="000B556A"/>
    <w:rsid w:val="000C1801"/>
    <w:rsid w:val="000C1A05"/>
    <w:rsid w:val="000C4599"/>
    <w:rsid w:val="000C5DEC"/>
    <w:rsid w:val="000C6203"/>
    <w:rsid w:val="000C7415"/>
    <w:rsid w:val="000C7FE2"/>
    <w:rsid w:val="000D06C4"/>
    <w:rsid w:val="000D1051"/>
    <w:rsid w:val="000D19B4"/>
    <w:rsid w:val="000D29F5"/>
    <w:rsid w:val="000D2A05"/>
    <w:rsid w:val="000D5702"/>
    <w:rsid w:val="000D6460"/>
    <w:rsid w:val="000D659E"/>
    <w:rsid w:val="000D7B6C"/>
    <w:rsid w:val="000E116F"/>
    <w:rsid w:val="000E1530"/>
    <w:rsid w:val="000E485C"/>
    <w:rsid w:val="000E518A"/>
    <w:rsid w:val="000E5795"/>
    <w:rsid w:val="000E667B"/>
    <w:rsid w:val="000E77BA"/>
    <w:rsid w:val="000E7DCD"/>
    <w:rsid w:val="000F1802"/>
    <w:rsid w:val="000F1823"/>
    <w:rsid w:val="000F184C"/>
    <w:rsid w:val="000F241A"/>
    <w:rsid w:val="000F6361"/>
    <w:rsid w:val="000F7936"/>
    <w:rsid w:val="0010031F"/>
    <w:rsid w:val="001006CE"/>
    <w:rsid w:val="00102724"/>
    <w:rsid w:val="00102E82"/>
    <w:rsid w:val="00105791"/>
    <w:rsid w:val="00105D44"/>
    <w:rsid w:val="0010683F"/>
    <w:rsid w:val="00106A82"/>
    <w:rsid w:val="00113FE8"/>
    <w:rsid w:val="00117249"/>
    <w:rsid w:val="00117C5A"/>
    <w:rsid w:val="00120816"/>
    <w:rsid w:val="00120B47"/>
    <w:rsid w:val="00120F2E"/>
    <w:rsid w:val="00121AE9"/>
    <w:rsid w:val="00122BDE"/>
    <w:rsid w:val="001230B1"/>
    <w:rsid w:val="00123520"/>
    <w:rsid w:val="00124481"/>
    <w:rsid w:val="00130A47"/>
    <w:rsid w:val="00132D27"/>
    <w:rsid w:val="00132EC2"/>
    <w:rsid w:val="00134014"/>
    <w:rsid w:val="00135BEA"/>
    <w:rsid w:val="00136EA0"/>
    <w:rsid w:val="001373E2"/>
    <w:rsid w:val="00137C36"/>
    <w:rsid w:val="00145826"/>
    <w:rsid w:val="00150E72"/>
    <w:rsid w:val="00151E85"/>
    <w:rsid w:val="00152E17"/>
    <w:rsid w:val="001532CC"/>
    <w:rsid w:val="00160514"/>
    <w:rsid w:val="001618E5"/>
    <w:rsid w:val="001618EB"/>
    <w:rsid w:val="00161ACC"/>
    <w:rsid w:val="00162EBC"/>
    <w:rsid w:val="00172539"/>
    <w:rsid w:val="001746F4"/>
    <w:rsid w:val="00175656"/>
    <w:rsid w:val="00175FED"/>
    <w:rsid w:val="00176A23"/>
    <w:rsid w:val="00177F3B"/>
    <w:rsid w:val="00180787"/>
    <w:rsid w:val="00182B03"/>
    <w:rsid w:val="00185E74"/>
    <w:rsid w:val="00186089"/>
    <w:rsid w:val="001874D2"/>
    <w:rsid w:val="0018CC70"/>
    <w:rsid w:val="00190494"/>
    <w:rsid w:val="00191B41"/>
    <w:rsid w:val="00195910"/>
    <w:rsid w:val="00196681"/>
    <w:rsid w:val="00196BD1"/>
    <w:rsid w:val="001A2412"/>
    <w:rsid w:val="001A264F"/>
    <w:rsid w:val="001A2B40"/>
    <w:rsid w:val="001A3689"/>
    <w:rsid w:val="001A7F2D"/>
    <w:rsid w:val="001B0B65"/>
    <w:rsid w:val="001B0C5A"/>
    <w:rsid w:val="001B1F45"/>
    <w:rsid w:val="001B3523"/>
    <w:rsid w:val="001B42DF"/>
    <w:rsid w:val="001B47AD"/>
    <w:rsid w:val="001B7FA5"/>
    <w:rsid w:val="001C0B1B"/>
    <w:rsid w:val="001C1C2C"/>
    <w:rsid w:val="001C231D"/>
    <w:rsid w:val="001C27F4"/>
    <w:rsid w:val="001C305A"/>
    <w:rsid w:val="001C4A0F"/>
    <w:rsid w:val="001C5DFC"/>
    <w:rsid w:val="001C6F7A"/>
    <w:rsid w:val="001C7B42"/>
    <w:rsid w:val="001C7C11"/>
    <w:rsid w:val="001D0252"/>
    <w:rsid w:val="001D0ED8"/>
    <w:rsid w:val="001D19CB"/>
    <w:rsid w:val="001D1FE5"/>
    <w:rsid w:val="001D2690"/>
    <w:rsid w:val="001D280B"/>
    <w:rsid w:val="001D2CD6"/>
    <w:rsid w:val="001D2F6F"/>
    <w:rsid w:val="001D3E8D"/>
    <w:rsid w:val="001D4330"/>
    <w:rsid w:val="001D5A87"/>
    <w:rsid w:val="001D62F1"/>
    <w:rsid w:val="001D691E"/>
    <w:rsid w:val="001D7329"/>
    <w:rsid w:val="001D7469"/>
    <w:rsid w:val="001D75F0"/>
    <w:rsid w:val="001E25CC"/>
    <w:rsid w:val="001E53B8"/>
    <w:rsid w:val="001E5926"/>
    <w:rsid w:val="001E750E"/>
    <w:rsid w:val="001F071B"/>
    <w:rsid w:val="001F13B9"/>
    <w:rsid w:val="001F16E1"/>
    <w:rsid w:val="001F1978"/>
    <w:rsid w:val="001F3610"/>
    <w:rsid w:val="001F4AA9"/>
    <w:rsid w:val="001F5646"/>
    <w:rsid w:val="001F6B4F"/>
    <w:rsid w:val="001F6D7C"/>
    <w:rsid w:val="00200544"/>
    <w:rsid w:val="00201B74"/>
    <w:rsid w:val="002025F7"/>
    <w:rsid w:val="0020301B"/>
    <w:rsid w:val="002052BE"/>
    <w:rsid w:val="00210D23"/>
    <w:rsid w:val="00215982"/>
    <w:rsid w:val="002208B6"/>
    <w:rsid w:val="00221B95"/>
    <w:rsid w:val="00221E77"/>
    <w:rsid w:val="002225A3"/>
    <w:rsid w:val="00222F97"/>
    <w:rsid w:val="00223C58"/>
    <w:rsid w:val="00224E79"/>
    <w:rsid w:val="00225DC5"/>
    <w:rsid w:val="00225FDD"/>
    <w:rsid w:val="002302EA"/>
    <w:rsid w:val="00230D20"/>
    <w:rsid w:val="00231956"/>
    <w:rsid w:val="00234A7C"/>
    <w:rsid w:val="00235B4D"/>
    <w:rsid w:val="002402F7"/>
    <w:rsid w:val="0024081C"/>
    <w:rsid w:val="00242726"/>
    <w:rsid w:val="00242A98"/>
    <w:rsid w:val="002433D8"/>
    <w:rsid w:val="00245F13"/>
    <w:rsid w:val="0024768F"/>
    <w:rsid w:val="0025080F"/>
    <w:rsid w:val="0025565A"/>
    <w:rsid w:val="0026052B"/>
    <w:rsid w:val="00261C05"/>
    <w:rsid w:val="00262388"/>
    <w:rsid w:val="00265186"/>
    <w:rsid w:val="00265F8C"/>
    <w:rsid w:val="00267009"/>
    <w:rsid w:val="00270D65"/>
    <w:rsid w:val="00271B3F"/>
    <w:rsid w:val="00276139"/>
    <w:rsid w:val="00281475"/>
    <w:rsid w:val="002818F3"/>
    <w:rsid w:val="002818F5"/>
    <w:rsid w:val="00281BE1"/>
    <w:rsid w:val="00282478"/>
    <w:rsid w:val="00283FBF"/>
    <w:rsid w:val="00284822"/>
    <w:rsid w:val="0028482E"/>
    <w:rsid w:val="0028594E"/>
    <w:rsid w:val="00287F2A"/>
    <w:rsid w:val="00291310"/>
    <w:rsid w:val="00291DA3"/>
    <w:rsid w:val="002955AE"/>
    <w:rsid w:val="00295FF8"/>
    <w:rsid w:val="00296F4B"/>
    <w:rsid w:val="002A099D"/>
    <w:rsid w:val="002A1BB5"/>
    <w:rsid w:val="002A2B6E"/>
    <w:rsid w:val="002A2DFA"/>
    <w:rsid w:val="002A39B1"/>
    <w:rsid w:val="002A7324"/>
    <w:rsid w:val="002B1D30"/>
    <w:rsid w:val="002B3102"/>
    <w:rsid w:val="002B3B93"/>
    <w:rsid w:val="002B4804"/>
    <w:rsid w:val="002B6596"/>
    <w:rsid w:val="002B6925"/>
    <w:rsid w:val="002B7DC9"/>
    <w:rsid w:val="002C0335"/>
    <w:rsid w:val="002C036E"/>
    <w:rsid w:val="002C10D1"/>
    <w:rsid w:val="002C11F6"/>
    <w:rsid w:val="002C205C"/>
    <w:rsid w:val="002C2CEF"/>
    <w:rsid w:val="002C4233"/>
    <w:rsid w:val="002C6424"/>
    <w:rsid w:val="002C7FA0"/>
    <w:rsid w:val="002D28DD"/>
    <w:rsid w:val="002D29B8"/>
    <w:rsid w:val="002D2B64"/>
    <w:rsid w:val="002D4D54"/>
    <w:rsid w:val="002D5524"/>
    <w:rsid w:val="002D6AFB"/>
    <w:rsid w:val="002E525D"/>
    <w:rsid w:val="002E54A3"/>
    <w:rsid w:val="002E6E48"/>
    <w:rsid w:val="002F2BE8"/>
    <w:rsid w:val="003012D4"/>
    <w:rsid w:val="00302D4D"/>
    <w:rsid w:val="00304534"/>
    <w:rsid w:val="0030462E"/>
    <w:rsid w:val="00305859"/>
    <w:rsid w:val="003079F5"/>
    <w:rsid w:val="00307C33"/>
    <w:rsid w:val="00311884"/>
    <w:rsid w:val="00314BE0"/>
    <w:rsid w:val="00315408"/>
    <w:rsid w:val="00317DDB"/>
    <w:rsid w:val="00320DBD"/>
    <w:rsid w:val="00321113"/>
    <w:rsid w:val="003213AC"/>
    <w:rsid w:val="0032338B"/>
    <w:rsid w:val="0032762A"/>
    <w:rsid w:val="003323C1"/>
    <w:rsid w:val="00334356"/>
    <w:rsid w:val="00336793"/>
    <w:rsid w:val="00337010"/>
    <w:rsid w:val="00340B2D"/>
    <w:rsid w:val="00340CF8"/>
    <w:rsid w:val="0034107A"/>
    <w:rsid w:val="0034125A"/>
    <w:rsid w:val="00341E82"/>
    <w:rsid w:val="00345D33"/>
    <w:rsid w:val="00346039"/>
    <w:rsid w:val="00350C51"/>
    <w:rsid w:val="0035117F"/>
    <w:rsid w:val="0035389F"/>
    <w:rsid w:val="00353D63"/>
    <w:rsid w:val="003553F6"/>
    <w:rsid w:val="00356167"/>
    <w:rsid w:val="00360041"/>
    <w:rsid w:val="00360EF1"/>
    <w:rsid w:val="0036394D"/>
    <w:rsid w:val="00364508"/>
    <w:rsid w:val="0036499F"/>
    <w:rsid w:val="00366783"/>
    <w:rsid w:val="003667B7"/>
    <w:rsid w:val="003673CB"/>
    <w:rsid w:val="00367C2C"/>
    <w:rsid w:val="003704A1"/>
    <w:rsid w:val="00370A7A"/>
    <w:rsid w:val="00370B8F"/>
    <w:rsid w:val="003718D9"/>
    <w:rsid w:val="00375151"/>
    <w:rsid w:val="00375B51"/>
    <w:rsid w:val="00377A7A"/>
    <w:rsid w:val="00381562"/>
    <w:rsid w:val="003847F7"/>
    <w:rsid w:val="00384C94"/>
    <w:rsid w:val="0038676A"/>
    <w:rsid w:val="003877DD"/>
    <w:rsid w:val="00391563"/>
    <w:rsid w:val="003915B0"/>
    <w:rsid w:val="00392751"/>
    <w:rsid w:val="003928BC"/>
    <w:rsid w:val="003964EF"/>
    <w:rsid w:val="003A1877"/>
    <w:rsid w:val="003A2CA3"/>
    <w:rsid w:val="003A2F34"/>
    <w:rsid w:val="003A5B6A"/>
    <w:rsid w:val="003B1E24"/>
    <w:rsid w:val="003B2263"/>
    <w:rsid w:val="003B32CC"/>
    <w:rsid w:val="003B4305"/>
    <w:rsid w:val="003B69DF"/>
    <w:rsid w:val="003B77AF"/>
    <w:rsid w:val="003C018A"/>
    <w:rsid w:val="003C0287"/>
    <w:rsid w:val="003C0565"/>
    <w:rsid w:val="003C2308"/>
    <w:rsid w:val="003C235A"/>
    <w:rsid w:val="003C2610"/>
    <w:rsid w:val="003C273D"/>
    <w:rsid w:val="003C3712"/>
    <w:rsid w:val="003C5A52"/>
    <w:rsid w:val="003C5FF1"/>
    <w:rsid w:val="003C6D8B"/>
    <w:rsid w:val="003D0460"/>
    <w:rsid w:val="003D0FDB"/>
    <w:rsid w:val="003D130E"/>
    <w:rsid w:val="003D2C47"/>
    <w:rsid w:val="003D36D0"/>
    <w:rsid w:val="003D4486"/>
    <w:rsid w:val="003D5AF9"/>
    <w:rsid w:val="003E1D4E"/>
    <w:rsid w:val="003E3A4D"/>
    <w:rsid w:val="003F41E7"/>
    <w:rsid w:val="003F4DF3"/>
    <w:rsid w:val="003F5144"/>
    <w:rsid w:val="003F54A3"/>
    <w:rsid w:val="003F72DA"/>
    <w:rsid w:val="003F7A1C"/>
    <w:rsid w:val="004059F6"/>
    <w:rsid w:val="004062C1"/>
    <w:rsid w:val="00407AEC"/>
    <w:rsid w:val="00410A54"/>
    <w:rsid w:val="004111F0"/>
    <w:rsid w:val="00411EC5"/>
    <w:rsid w:val="0041200B"/>
    <w:rsid w:val="00412EC5"/>
    <w:rsid w:val="0041446A"/>
    <w:rsid w:val="00415714"/>
    <w:rsid w:val="00424861"/>
    <w:rsid w:val="00424D1A"/>
    <w:rsid w:val="004252E6"/>
    <w:rsid w:val="0042626B"/>
    <w:rsid w:val="00426DD8"/>
    <w:rsid w:val="00432290"/>
    <w:rsid w:val="00432C6C"/>
    <w:rsid w:val="0043391D"/>
    <w:rsid w:val="004419E5"/>
    <w:rsid w:val="00442000"/>
    <w:rsid w:val="004421EF"/>
    <w:rsid w:val="00443776"/>
    <w:rsid w:val="00444254"/>
    <w:rsid w:val="00447AAB"/>
    <w:rsid w:val="004501B4"/>
    <w:rsid w:val="0045122C"/>
    <w:rsid w:val="00452F66"/>
    <w:rsid w:val="0045451C"/>
    <w:rsid w:val="00454CD1"/>
    <w:rsid w:val="00455EBF"/>
    <w:rsid w:val="00460A8D"/>
    <w:rsid w:val="004638F9"/>
    <w:rsid w:val="004645DC"/>
    <w:rsid w:val="00465A98"/>
    <w:rsid w:val="00466056"/>
    <w:rsid w:val="00467D35"/>
    <w:rsid w:val="004714A7"/>
    <w:rsid w:val="0047159B"/>
    <w:rsid w:val="00471C69"/>
    <w:rsid w:val="004779DB"/>
    <w:rsid w:val="00481350"/>
    <w:rsid w:val="004816A3"/>
    <w:rsid w:val="00484F31"/>
    <w:rsid w:val="0048516F"/>
    <w:rsid w:val="00485481"/>
    <w:rsid w:val="00485EB7"/>
    <w:rsid w:val="00486D2B"/>
    <w:rsid w:val="00486E82"/>
    <w:rsid w:val="00487037"/>
    <w:rsid w:val="00491D86"/>
    <w:rsid w:val="00491E13"/>
    <w:rsid w:val="00492062"/>
    <w:rsid w:val="00497B93"/>
    <w:rsid w:val="00497BE1"/>
    <w:rsid w:val="004A11DC"/>
    <w:rsid w:val="004A2C89"/>
    <w:rsid w:val="004A392C"/>
    <w:rsid w:val="004A3CD0"/>
    <w:rsid w:val="004A4C1A"/>
    <w:rsid w:val="004A5FA1"/>
    <w:rsid w:val="004B0B4B"/>
    <w:rsid w:val="004B36E7"/>
    <w:rsid w:val="004B3D99"/>
    <w:rsid w:val="004B3DC9"/>
    <w:rsid w:val="004B550D"/>
    <w:rsid w:val="004B57AB"/>
    <w:rsid w:val="004B5B12"/>
    <w:rsid w:val="004B6DFB"/>
    <w:rsid w:val="004C0A7D"/>
    <w:rsid w:val="004C0F70"/>
    <w:rsid w:val="004C39D4"/>
    <w:rsid w:val="004C5E00"/>
    <w:rsid w:val="004C7127"/>
    <w:rsid w:val="004C7DF2"/>
    <w:rsid w:val="004D1302"/>
    <w:rsid w:val="004D1F8F"/>
    <w:rsid w:val="004D3D67"/>
    <w:rsid w:val="004D4430"/>
    <w:rsid w:val="004D4C93"/>
    <w:rsid w:val="004D542C"/>
    <w:rsid w:val="004D60CE"/>
    <w:rsid w:val="004E16D3"/>
    <w:rsid w:val="004E2B06"/>
    <w:rsid w:val="004E5513"/>
    <w:rsid w:val="004E773A"/>
    <w:rsid w:val="004F54D5"/>
    <w:rsid w:val="004F5C80"/>
    <w:rsid w:val="004F5F0F"/>
    <w:rsid w:val="00500658"/>
    <w:rsid w:val="00501391"/>
    <w:rsid w:val="00501694"/>
    <w:rsid w:val="005031B1"/>
    <w:rsid w:val="00503C63"/>
    <w:rsid w:val="00512591"/>
    <w:rsid w:val="005127AA"/>
    <w:rsid w:val="0052149B"/>
    <w:rsid w:val="00523367"/>
    <w:rsid w:val="0052393C"/>
    <w:rsid w:val="0052396E"/>
    <w:rsid w:val="005244A3"/>
    <w:rsid w:val="00525994"/>
    <w:rsid w:val="00525CFA"/>
    <w:rsid w:val="00525DD4"/>
    <w:rsid w:val="00532142"/>
    <w:rsid w:val="005326C0"/>
    <w:rsid w:val="00534165"/>
    <w:rsid w:val="00534279"/>
    <w:rsid w:val="00536FE9"/>
    <w:rsid w:val="00541F1E"/>
    <w:rsid w:val="00543FDD"/>
    <w:rsid w:val="00544E39"/>
    <w:rsid w:val="0054551B"/>
    <w:rsid w:val="00545D28"/>
    <w:rsid w:val="00545F84"/>
    <w:rsid w:val="005479DA"/>
    <w:rsid w:val="00550758"/>
    <w:rsid w:val="005548B2"/>
    <w:rsid w:val="00556138"/>
    <w:rsid w:val="0055678E"/>
    <w:rsid w:val="00557E7A"/>
    <w:rsid w:val="00560B8D"/>
    <w:rsid w:val="0056103C"/>
    <w:rsid w:val="005617F2"/>
    <w:rsid w:val="00563CC2"/>
    <w:rsid w:val="0056620F"/>
    <w:rsid w:val="00566D77"/>
    <w:rsid w:val="0056700E"/>
    <w:rsid w:val="00570128"/>
    <w:rsid w:val="00573621"/>
    <w:rsid w:val="00574E7D"/>
    <w:rsid w:val="00575441"/>
    <w:rsid w:val="00575926"/>
    <w:rsid w:val="0057599B"/>
    <w:rsid w:val="00576386"/>
    <w:rsid w:val="0058021F"/>
    <w:rsid w:val="00581033"/>
    <w:rsid w:val="00582806"/>
    <w:rsid w:val="00582B88"/>
    <w:rsid w:val="005848D7"/>
    <w:rsid w:val="00585848"/>
    <w:rsid w:val="00586258"/>
    <w:rsid w:val="005909FD"/>
    <w:rsid w:val="00591007"/>
    <w:rsid w:val="00591F34"/>
    <w:rsid w:val="00592D22"/>
    <w:rsid w:val="005934F6"/>
    <w:rsid w:val="00593B5F"/>
    <w:rsid w:val="005948EC"/>
    <w:rsid w:val="0059585A"/>
    <w:rsid w:val="00597190"/>
    <w:rsid w:val="005974D0"/>
    <w:rsid w:val="005A03D8"/>
    <w:rsid w:val="005A365B"/>
    <w:rsid w:val="005A6630"/>
    <w:rsid w:val="005A6905"/>
    <w:rsid w:val="005B0FB3"/>
    <w:rsid w:val="005B1660"/>
    <w:rsid w:val="005B1FFB"/>
    <w:rsid w:val="005B5A8F"/>
    <w:rsid w:val="005B5D34"/>
    <w:rsid w:val="005B6D48"/>
    <w:rsid w:val="005B7749"/>
    <w:rsid w:val="005C087A"/>
    <w:rsid w:val="005C2F6F"/>
    <w:rsid w:val="005C4872"/>
    <w:rsid w:val="005C4AD6"/>
    <w:rsid w:val="005C64F4"/>
    <w:rsid w:val="005C66E2"/>
    <w:rsid w:val="005D0CAA"/>
    <w:rsid w:val="005D11F7"/>
    <w:rsid w:val="005D257E"/>
    <w:rsid w:val="005D3DC7"/>
    <w:rsid w:val="005D69F5"/>
    <w:rsid w:val="005D7C01"/>
    <w:rsid w:val="005E0638"/>
    <w:rsid w:val="005E287C"/>
    <w:rsid w:val="005E29E5"/>
    <w:rsid w:val="005E3341"/>
    <w:rsid w:val="005E47D2"/>
    <w:rsid w:val="005E4BB5"/>
    <w:rsid w:val="005E7887"/>
    <w:rsid w:val="005F1CB0"/>
    <w:rsid w:val="005F1E83"/>
    <w:rsid w:val="005F2A95"/>
    <w:rsid w:val="005F45F7"/>
    <w:rsid w:val="005F482F"/>
    <w:rsid w:val="005F5779"/>
    <w:rsid w:val="005F65D3"/>
    <w:rsid w:val="005F7B53"/>
    <w:rsid w:val="006044F6"/>
    <w:rsid w:val="00605587"/>
    <w:rsid w:val="006055CE"/>
    <w:rsid w:val="00605874"/>
    <w:rsid w:val="00605D50"/>
    <w:rsid w:val="0060615F"/>
    <w:rsid w:val="0060708F"/>
    <w:rsid w:val="00607252"/>
    <w:rsid w:val="00611D3A"/>
    <w:rsid w:val="006146B7"/>
    <w:rsid w:val="006153D3"/>
    <w:rsid w:val="0061681E"/>
    <w:rsid w:val="006179E9"/>
    <w:rsid w:val="006234F6"/>
    <w:rsid w:val="00623BD0"/>
    <w:rsid w:val="00623D14"/>
    <w:rsid w:val="00627BA5"/>
    <w:rsid w:val="00631230"/>
    <w:rsid w:val="00631891"/>
    <w:rsid w:val="00633305"/>
    <w:rsid w:val="00633F8A"/>
    <w:rsid w:val="00634C48"/>
    <w:rsid w:val="00634FEF"/>
    <w:rsid w:val="00635180"/>
    <w:rsid w:val="006375B5"/>
    <w:rsid w:val="00637E60"/>
    <w:rsid w:val="00643767"/>
    <w:rsid w:val="00644453"/>
    <w:rsid w:val="00645911"/>
    <w:rsid w:val="006460C7"/>
    <w:rsid w:val="00647544"/>
    <w:rsid w:val="006510E7"/>
    <w:rsid w:val="006551A0"/>
    <w:rsid w:val="006555B2"/>
    <w:rsid w:val="00656A3A"/>
    <w:rsid w:val="006574E0"/>
    <w:rsid w:val="006606CC"/>
    <w:rsid w:val="0066168A"/>
    <w:rsid w:val="00663DB7"/>
    <w:rsid w:val="0066406E"/>
    <w:rsid w:val="006645CC"/>
    <w:rsid w:val="0066487E"/>
    <w:rsid w:val="00665F27"/>
    <w:rsid w:val="00666CD4"/>
    <w:rsid w:val="00667DC1"/>
    <w:rsid w:val="00671A46"/>
    <w:rsid w:val="0067362D"/>
    <w:rsid w:val="0067439A"/>
    <w:rsid w:val="00674862"/>
    <w:rsid w:val="00677D75"/>
    <w:rsid w:val="006800D7"/>
    <w:rsid w:val="0068036A"/>
    <w:rsid w:val="006834C8"/>
    <w:rsid w:val="006852C2"/>
    <w:rsid w:val="00685E7E"/>
    <w:rsid w:val="006875AE"/>
    <w:rsid w:val="00690294"/>
    <w:rsid w:val="00690C8F"/>
    <w:rsid w:val="00690DEC"/>
    <w:rsid w:val="00692A3C"/>
    <w:rsid w:val="0069390F"/>
    <w:rsid w:val="00693BA4"/>
    <w:rsid w:val="006A194F"/>
    <w:rsid w:val="006A1AE8"/>
    <w:rsid w:val="006A3B4D"/>
    <w:rsid w:val="006A47BC"/>
    <w:rsid w:val="006A50C6"/>
    <w:rsid w:val="006A51EF"/>
    <w:rsid w:val="006A5EF5"/>
    <w:rsid w:val="006A6321"/>
    <w:rsid w:val="006A66AD"/>
    <w:rsid w:val="006B04D4"/>
    <w:rsid w:val="006B167B"/>
    <w:rsid w:val="006B3FA5"/>
    <w:rsid w:val="006B4CBA"/>
    <w:rsid w:val="006B5679"/>
    <w:rsid w:val="006B627C"/>
    <w:rsid w:val="006C03F3"/>
    <w:rsid w:val="006C1FFB"/>
    <w:rsid w:val="006C20D4"/>
    <w:rsid w:val="006C233D"/>
    <w:rsid w:val="006C278C"/>
    <w:rsid w:val="006C3419"/>
    <w:rsid w:val="006C5369"/>
    <w:rsid w:val="006D1C1D"/>
    <w:rsid w:val="006D22D1"/>
    <w:rsid w:val="006D3F14"/>
    <w:rsid w:val="006D6A1D"/>
    <w:rsid w:val="006D73D2"/>
    <w:rsid w:val="006D757A"/>
    <w:rsid w:val="006E0745"/>
    <w:rsid w:val="006E137B"/>
    <w:rsid w:val="006E3432"/>
    <w:rsid w:val="006E3B1C"/>
    <w:rsid w:val="006F0F74"/>
    <w:rsid w:val="006F1DAC"/>
    <w:rsid w:val="006F2BF7"/>
    <w:rsid w:val="006F3424"/>
    <w:rsid w:val="006FDE39"/>
    <w:rsid w:val="00700664"/>
    <w:rsid w:val="00700CC9"/>
    <w:rsid w:val="00701F3D"/>
    <w:rsid w:val="00703E91"/>
    <w:rsid w:val="00706E79"/>
    <w:rsid w:val="00707B13"/>
    <w:rsid w:val="007100A8"/>
    <w:rsid w:val="0071106A"/>
    <w:rsid w:val="00713827"/>
    <w:rsid w:val="00713D33"/>
    <w:rsid w:val="007157CF"/>
    <w:rsid w:val="00716A9A"/>
    <w:rsid w:val="00716BA8"/>
    <w:rsid w:val="00717DD5"/>
    <w:rsid w:val="007208E1"/>
    <w:rsid w:val="0072091E"/>
    <w:rsid w:val="00720A1C"/>
    <w:rsid w:val="00724C4D"/>
    <w:rsid w:val="00731757"/>
    <w:rsid w:val="00731D1F"/>
    <w:rsid w:val="007328B8"/>
    <w:rsid w:val="00733862"/>
    <w:rsid w:val="007358A9"/>
    <w:rsid w:val="00735926"/>
    <w:rsid w:val="00735C62"/>
    <w:rsid w:val="007367BC"/>
    <w:rsid w:val="007372CA"/>
    <w:rsid w:val="00741BA7"/>
    <w:rsid w:val="00741D5B"/>
    <w:rsid w:val="00741F60"/>
    <w:rsid w:val="00742C92"/>
    <w:rsid w:val="00743A8E"/>
    <w:rsid w:val="00743F32"/>
    <w:rsid w:val="007443DC"/>
    <w:rsid w:val="00746019"/>
    <w:rsid w:val="0074663F"/>
    <w:rsid w:val="00753A36"/>
    <w:rsid w:val="00753CD3"/>
    <w:rsid w:val="00754775"/>
    <w:rsid w:val="00754BDB"/>
    <w:rsid w:val="00760F70"/>
    <w:rsid w:val="0076142E"/>
    <w:rsid w:val="00762145"/>
    <w:rsid w:val="00762338"/>
    <w:rsid w:val="0076365B"/>
    <w:rsid w:val="00763721"/>
    <w:rsid w:val="007638C3"/>
    <w:rsid w:val="007660EF"/>
    <w:rsid w:val="00770118"/>
    <w:rsid w:val="007702C5"/>
    <w:rsid w:val="00770A18"/>
    <w:rsid w:val="00770BE7"/>
    <w:rsid w:val="007714B2"/>
    <w:rsid w:val="00773BFF"/>
    <w:rsid w:val="00775509"/>
    <w:rsid w:val="00781DE9"/>
    <w:rsid w:val="00782EDA"/>
    <w:rsid w:val="00783CAD"/>
    <w:rsid w:val="007849B6"/>
    <w:rsid w:val="007859B0"/>
    <w:rsid w:val="00787DD5"/>
    <w:rsid w:val="00787E4D"/>
    <w:rsid w:val="0079073E"/>
    <w:rsid w:val="00791BDD"/>
    <w:rsid w:val="00792BAF"/>
    <w:rsid w:val="00792FD9"/>
    <w:rsid w:val="00794BAB"/>
    <w:rsid w:val="007959DC"/>
    <w:rsid w:val="00797E89"/>
    <w:rsid w:val="007A2D37"/>
    <w:rsid w:val="007A3FE2"/>
    <w:rsid w:val="007A434F"/>
    <w:rsid w:val="007A5395"/>
    <w:rsid w:val="007B18FB"/>
    <w:rsid w:val="007B250A"/>
    <w:rsid w:val="007B34BB"/>
    <w:rsid w:val="007B364D"/>
    <w:rsid w:val="007B3D56"/>
    <w:rsid w:val="007B3DA6"/>
    <w:rsid w:val="007B41E6"/>
    <w:rsid w:val="007B53F1"/>
    <w:rsid w:val="007B5D4C"/>
    <w:rsid w:val="007B6260"/>
    <w:rsid w:val="007B7E15"/>
    <w:rsid w:val="007C09E2"/>
    <w:rsid w:val="007C23E7"/>
    <w:rsid w:val="007C7897"/>
    <w:rsid w:val="007C7980"/>
    <w:rsid w:val="007D032B"/>
    <w:rsid w:val="007D1B24"/>
    <w:rsid w:val="007D1BBB"/>
    <w:rsid w:val="007D3302"/>
    <w:rsid w:val="007D3D14"/>
    <w:rsid w:val="007D54D1"/>
    <w:rsid w:val="007D63FC"/>
    <w:rsid w:val="007D7557"/>
    <w:rsid w:val="007E0A10"/>
    <w:rsid w:val="007E101E"/>
    <w:rsid w:val="007E2A33"/>
    <w:rsid w:val="007E2B9C"/>
    <w:rsid w:val="007E30D7"/>
    <w:rsid w:val="007E3A72"/>
    <w:rsid w:val="007E3C09"/>
    <w:rsid w:val="007E4F1D"/>
    <w:rsid w:val="007E5CD3"/>
    <w:rsid w:val="007F0D51"/>
    <w:rsid w:val="007F0E94"/>
    <w:rsid w:val="007F35FF"/>
    <w:rsid w:val="007F3A2D"/>
    <w:rsid w:val="007F3B5E"/>
    <w:rsid w:val="007F4555"/>
    <w:rsid w:val="007F5628"/>
    <w:rsid w:val="007F6A26"/>
    <w:rsid w:val="007F7E0E"/>
    <w:rsid w:val="00800E4A"/>
    <w:rsid w:val="00802DD7"/>
    <w:rsid w:val="0080356D"/>
    <w:rsid w:val="00803BD3"/>
    <w:rsid w:val="00805751"/>
    <w:rsid w:val="008058AF"/>
    <w:rsid w:val="008116D4"/>
    <w:rsid w:val="00811955"/>
    <w:rsid w:val="00811A28"/>
    <w:rsid w:val="00815595"/>
    <w:rsid w:val="00815781"/>
    <w:rsid w:val="0081682A"/>
    <w:rsid w:val="0082075B"/>
    <w:rsid w:val="008224E0"/>
    <w:rsid w:val="00825440"/>
    <w:rsid w:val="00826D65"/>
    <w:rsid w:val="008274EB"/>
    <w:rsid w:val="00830645"/>
    <w:rsid w:val="008314D4"/>
    <w:rsid w:val="00834486"/>
    <w:rsid w:val="00840CBD"/>
    <w:rsid w:val="00841411"/>
    <w:rsid w:val="00841BE1"/>
    <w:rsid w:val="00841D99"/>
    <w:rsid w:val="00855B91"/>
    <w:rsid w:val="00856DE6"/>
    <w:rsid w:val="008573FD"/>
    <w:rsid w:val="0086308D"/>
    <w:rsid w:val="00867795"/>
    <w:rsid w:val="0087148F"/>
    <w:rsid w:val="0087158B"/>
    <w:rsid w:val="0087262A"/>
    <w:rsid w:val="00872D0E"/>
    <w:rsid w:val="00874A6C"/>
    <w:rsid w:val="008779C1"/>
    <w:rsid w:val="00881FC3"/>
    <w:rsid w:val="0088491B"/>
    <w:rsid w:val="008874D4"/>
    <w:rsid w:val="00892B51"/>
    <w:rsid w:val="008931A5"/>
    <w:rsid w:val="00897478"/>
    <w:rsid w:val="008A143F"/>
    <w:rsid w:val="008A25D8"/>
    <w:rsid w:val="008A30D0"/>
    <w:rsid w:val="008AE594"/>
    <w:rsid w:val="008B1357"/>
    <w:rsid w:val="008B3D8C"/>
    <w:rsid w:val="008B5B4D"/>
    <w:rsid w:val="008B68DD"/>
    <w:rsid w:val="008B7764"/>
    <w:rsid w:val="008C1D77"/>
    <w:rsid w:val="008C223F"/>
    <w:rsid w:val="008C3073"/>
    <w:rsid w:val="008C3581"/>
    <w:rsid w:val="008C48F7"/>
    <w:rsid w:val="008C496C"/>
    <w:rsid w:val="008C54CF"/>
    <w:rsid w:val="008D4123"/>
    <w:rsid w:val="008D5455"/>
    <w:rsid w:val="008D61D3"/>
    <w:rsid w:val="008E0A5D"/>
    <w:rsid w:val="008E14FD"/>
    <w:rsid w:val="008E3612"/>
    <w:rsid w:val="008E380B"/>
    <w:rsid w:val="008E5E35"/>
    <w:rsid w:val="008F2528"/>
    <w:rsid w:val="008F71EE"/>
    <w:rsid w:val="008F7479"/>
    <w:rsid w:val="00900D1A"/>
    <w:rsid w:val="00901067"/>
    <w:rsid w:val="009012FE"/>
    <w:rsid w:val="00905D4C"/>
    <w:rsid w:val="0090722D"/>
    <w:rsid w:val="00913E59"/>
    <w:rsid w:val="00914597"/>
    <w:rsid w:val="00914804"/>
    <w:rsid w:val="00914E6A"/>
    <w:rsid w:val="00915890"/>
    <w:rsid w:val="009209BE"/>
    <w:rsid w:val="00926486"/>
    <w:rsid w:val="00927B6E"/>
    <w:rsid w:val="00927CC2"/>
    <w:rsid w:val="009304FC"/>
    <w:rsid w:val="00930615"/>
    <w:rsid w:val="00936EFA"/>
    <w:rsid w:val="009425EC"/>
    <w:rsid w:val="00943F9D"/>
    <w:rsid w:val="00944B7A"/>
    <w:rsid w:val="009459E5"/>
    <w:rsid w:val="009461FA"/>
    <w:rsid w:val="00946B82"/>
    <w:rsid w:val="00947348"/>
    <w:rsid w:val="00947AB6"/>
    <w:rsid w:val="0095542D"/>
    <w:rsid w:val="00955614"/>
    <w:rsid w:val="00956985"/>
    <w:rsid w:val="00961126"/>
    <w:rsid w:val="00961C87"/>
    <w:rsid w:val="00965072"/>
    <w:rsid w:val="009661A5"/>
    <w:rsid w:val="009671E3"/>
    <w:rsid w:val="00971839"/>
    <w:rsid w:val="00972CDE"/>
    <w:rsid w:val="009739AB"/>
    <w:rsid w:val="009743D7"/>
    <w:rsid w:val="0097528A"/>
    <w:rsid w:val="00975AA6"/>
    <w:rsid w:val="009761B9"/>
    <w:rsid w:val="00976E25"/>
    <w:rsid w:val="00977162"/>
    <w:rsid w:val="009776E9"/>
    <w:rsid w:val="00977D35"/>
    <w:rsid w:val="00980406"/>
    <w:rsid w:val="009806B1"/>
    <w:rsid w:val="009815E6"/>
    <w:rsid w:val="00983863"/>
    <w:rsid w:val="00983D61"/>
    <w:rsid w:val="00983E0B"/>
    <w:rsid w:val="00985DD0"/>
    <w:rsid w:val="0098647A"/>
    <w:rsid w:val="00986976"/>
    <w:rsid w:val="00987DB9"/>
    <w:rsid w:val="00990102"/>
    <w:rsid w:val="009932FB"/>
    <w:rsid w:val="009956E5"/>
    <w:rsid w:val="009A1AC4"/>
    <w:rsid w:val="009A6622"/>
    <w:rsid w:val="009A6E3D"/>
    <w:rsid w:val="009A7AFE"/>
    <w:rsid w:val="009A7EA3"/>
    <w:rsid w:val="009B0010"/>
    <w:rsid w:val="009B0C73"/>
    <w:rsid w:val="009B1551"/>
    <w:rsid w:val="009B3109"/>
    <w:rsid w:val="009B6309"/>
    <w:rsid w:val="009B6EEB"/>
    <w:rsid w:val="009B7F51"/>
    <w:rsid w:val="009C0DED"/>
    <w:rsid w:val="009C0E71"/>
    <w:rsid w:val="009C30AF"/>
    <w:rsid w:val="009C3833"/>
    <w:rsid w:val="009C46F9"/>
    <w:rsid w:val="009E27DA"/>
    <w:rsid w:val="009E508D"/>
    <w:rsid w:val="009E5245"/>
    <w:rsid w:val="009E609C"/>
    <w:rsid w:val="009F065F"/>
    <w:rsid w:val="009F10C2"/>
    <w:rsid w:val="009F223C"/>
    <w:rsid w:val="009F52BB"/>
    <w:rsid w:val="009F6DA6"/>
    <w:rsid w:val="009F771E"/>
    <w:rsid w:val="00A00560"/>
    <w:rsid w:val="00A011C3"/>
    <w:rsid w:val="00A01A43"/>
    <w:rsid w:val="00A029FE"/>
    <w:rsid w:val="00A02DFA"/>
    <w:rsid w:val="00A0385D"/>
    <w:rsid w:val="00A03B19"/>
    <w:rsid w:val="00A03EBF"/>
    <w:rsid w:val="00A04384"/>
    <w:rsid w:val="00A10531"/>
    <w:rsid w:val="00A13E6A"/>
    <w:rsid w:val="00A14E44"/>
    <w:rsid w:val="00A15BB0"/>
    <w:rsid w:val="00A2207D"/>
    <w:rsid w:val="00A240BE"/>
    <w:rsid w:val="00A27581"/>
    <w:rsid w:val="00A30129"/>
    <w:rsid w:val="00A30572"/>
    <w:rsid w:val="00A3136C"/>
    <w:rsid w:val="00A32B4C"/>
    <w:rsid w:val="00A356BB"/>
    <w:rsid w:val="00A359C8"/>
    <w:rsid w:val="00A3692B"/>
    <w:rsid w:val="00A37800"/>
    <w:rsid w:val="00A4127E"/>
    <w:rsid w:val="00A421E8"/>
    <w:rsid w:val="00A43B90"/>
    <w:rsid w:val="00A446CB"/>
    <w:rsid w:val="00A47353"/>
    <w:rsid w:val="00A47EF1"/>
    <w:rsid w:val="00A50069"/>
    <w:rsid w:val="00A5260B"/>
    <w:rsid w:val="00A54011"/>
    <w:rsid w:val="00A54A6B"/>
    <w:rsid w:val="00A54E41"/>
    <w:rsid w:val="00A56665"/>
    <w:rsid w:val="00A56D71"/>
    <w:rsid w:val="00A65538"/>
    <w:rsid w:val="00A65561"/>
    <w:rsid w:val="00A66559"/>
    <w:rsid w:val="00A674EE"/>
    <w:rsid w:val="00A67E18"/>
    <w:rsid w:val="00A67E27"/>
    <w:rsid w:val="00A702F4"/>
    <w:rsid w:val="00A76923"/>
    <w:rsid w:val="00A77399"/>
    <w:rsid w:val="00A775A2"/>
    <w:rsid w:val="00A83488"/>
    <w:rsid w:val="00A856F4"/>
    <w:rsid w:val="00A87B38"/>
    <w:rsid w:val="00A90657"/>
    <w:rsid w:val="00A90D33"/>
    <w:rsid w:val="00A91205"/>
    <w:rsid w:val="00A94F76"/>
    <w:rsid w:val="00A95087"/>
    <w:rsid w:val="00A96D70"/>
    <w:rsid w:val="00AA003F"/>
    <w:rsid w:val="00AA00F8"/>
    <w:rsid w:val="00AA02F6"/>
    <w:rsid w:val="00AA2D72"/>
    <w:rsid w:val="00AA5780"/>
    <w:rsid w:val="00AA5799"/>
    <w:rsid w:val="00AA67E7"/>
    <w:rsid w:val="00AB122F"/>
    <w:rsid w:val="00AB16F5"/>
    <w:rsid w:val="00AB24B8"/>
    <w:rsid w:val="00AB6DFD"/>
    <w:rsid w:val="00AC33C1"/>
    <w:rsid w:val="00AC3B8F"/>
    <w:rsid w:val="00AC410A"/>
    <w:rsid w:val="00AC5442"/>
    <w:rsid w:val="00AC62A0"/>
    <w:rsid w:val="00AC6967"/>
    <w:rsid w:val="00AC6E67"/>
    <w:rsid w:val="00AC7753"/>
    <w:rsid w:val="00AD1A7B"/>
    <w:rsid w:val="00AD24A3"/>
    <w:rsid w:val="00AD4317"/>
    <w:rsid w:val="00AD5FAA"/>
    <w:rsid w:val="00AD75F1"/>
    <w:rsid w:val="00ADF8BE"/>
    <w:rsid w:val="00AE05A9"/>
    <w:rsid w:val="00AE1DE4"/>
    <w:rsid w:val="00AE3173"/>
    <w:rsid w:val="00AE3274"/>
    <w:rsid w:val="00AE356E"/>
    <w:rsid w:val="00AE6712"/>
    <w:rsid w:val="00AE6D67"/>
    <w:rsid w:val="00AE7D1A"/>
    <w:rsid w:val="00AF4D9A"/>
    <w:rsid w:val="00AF63B0"/>
    <w:rsid w:val="00B131E8"/>
    <w:rsid w:val="00B14E49"/>
    <w:rsid w:val="00B14F56"/>
    <w:rsid w:val="00B16F85"/>
    <w:rsid w:val="00B219D7"/>
    <w:rsid w:val="00B232AD"/>
    <w:rsid w:val="00B24B57"/>
    <w:rsid w:val="00B25AE1"/>
    <w:rsid w:val="00B31DA6"/>
    <w:rsid w:val="00B34C78"/>
    <w:rsid w:val="00B350E6"/>
    <w:rsid w:val="00B36679"/>
    <w:rsid w:val="00B413B4"/>
    <w:rsid w:val="00B415BB"/>
    <w:rsid w:val="00B42C9F"/>
    <w:rsid w:val="00B42E37"/>
    <w:rsid w:val="00B44693"/>
    <w:rsid w:val="00B455E1"/>
    <w:rsid w:val="00B46244"/>
    <w:rsid w:val="00B472C8"/>
    <w:rsid w:val="00B47FA7"/>
    <w:rsid w:val="00B51089"/>
    <w:rsid w:val="00B51E63"/>
    <w:rsid w:val="00B54DEE"/>
    <w:rsid w:val="00B56530"/>
    <w:rsid w:val="00B5730F"/>
    <w:rsid w:val="00B613BB"/>
    <w:rsid w:val="00B6618E"/>
    <w:rsid w:val="00B66CA7"/>
    <w:rsid w:val="00B67885"/>
    <w:rsid w:val="00B67F44"/>
    <w:rsid w:val="00B72014"/>
    <w:rsid w:val="00B72D80"/>
    <w:rsid w:val="00B73697"/>
    <w:rsid w:val="00B7553E"/>
    <w:rsid w:val="00B75938"/>
    <w:rsid w:val="00B75B61"/>
    <w:rsid w:val="00B77556"/>
    <w:rsid w:val="00B77C4E"/>
    <w:rsid w:val="00B815FB"/>
    <w:rsid w:val="00B81C4F"/>
    <w:rsid w:val="00B81EC6"/>
    <w:rsid w:val="00B826CC"/>
    <w:rsid w:val="00B83976"/>
    <w:rsid w:val="00B8397E"/>
    <w:rsid w:val="00B844F8"/>
    <w:rsid w:val="00B914D7"/>
    <w:rsid w:val="00B95D4A"/>
    <w:rsid w:val="00BA0647"/>
    <w:rsid w:val="00BA1D5F"/>
    <w:rsid w:val="00BA42F1"/>
    <w:rsid w:val="00BA4EB2"/>
    <w:rsid w:val="00BA5E3A"/>
    <w:rsid w:val="00BB23AD"/>
    <w:rsid w:val="00BB2F63"/>
    <w:rsid w:val="00BB3EB6"/>
    <w:rsid w:val="00BB4CAC"/>
    <w:rsid w:val="00BB5FD8"/>
    <w:rsid w:val="00BB6361"/>
    <w:rsid w:val="00BC1610"/>
    <w:rsid w:val="00BC2B31"/>
    <w:rsid w:val="00BC4F22"/>
    <w:rsid w:val="00BC6253"/>
    <w:rsid w:val="00BC7B1F"/>
    <w:rsid w:val="00BD1A69"/>
    <w:rsid w:val="00BD2DD1"/>
    <w:rsid w:val="00BD3419"/>
    <w:rsid w:val="00BD463C"/>
    <w:rsid w:val="00BD7CCB"/>
    <w:rsid w:val="00BE60DE"/>
    <w:rsid w:val="00BF2083"/>
    <w:rsid w:val="00BF3271"/>
    <w:rsid w:val="00BF480C"/>
    <w:rsid w:val="00BF729E"/>
    <w:rsid w:val="00BF7A5E"/>
    <w:rsid w:val="00C02697"/>
    <w:rsid w:val="00C03AC2"/>
    <w:rsid w:val="00C04559"/>
    <w:rsid w:val="00C064E7"/>
    <w:rsid w:val="00C10871"/>
    <w:rsid w:val="00C13112"/>
    <w:rsid w:val="00C1525D"/>
    <w:rsid w:val="00C1590B"/>
    <w:rsid w:val="00C1672E"/>
    <w:rsid w:val="00C2087A"/>
    <w:rsid w:val="00C21518"/>
    <w:rsid w:val="00C22054"/>
    <w:rsid w:val="00C255EA"/>
    <w:rsid w:val="00C25C9B"/>
    <w:rsid w:val="00C26A4C"/>
    <w:rsid w:val="00C309A4"/>
    <w:rsid w:val="00C338B0"/>
    <w:rsid w:val="00C37467"/>
    <w:rsid w:val="00C40EC1"/>
    <w:rsid w:val="00C41A27"/>
    <w:rsid w:val="00C41ACE"/>
    <w:rsid w:val="00C41C40"/>
    <w:rsid w:val="00C42C19"/>
    <w:rsid w:val="00C43EE9"/>
    <w:rsid w:val="00C44C0C"/>
    <w:rsid w:val="00C45720"/>
    <w:rsid w:val="00C47344"/>
    <w:rsid w:val="00C478DF"/>
    <w:rsid w:val="00C506D3"/>
    <w:rsid w:val="00C51BB1"/>
    <w:rsid w:val="00C51C67"/>
    <w:rsid w:val="00C52215"/>
    <w:rsid w:val="00C5355C"/>
    <w:rsid w:val="00C53729"/>
    <w:rsid w:val="00C5389C"/>
    <w:rsid w:val="00C54CFD"/>
    <w:rsid w:val="00C5531F"/>
    <w:rsid w:val="00C620B3"/>
    <w:rsid w:val="00C62120"/>
    <w:rsid w:val="00C622DD"/>
    <w:rsid w:val="00C635DD"/>
    <w:rsid w:val="00C642B8"/>
    <w:rsid w:val="00C6533C"/>
    <w:rsid w:val="00C66E91"/>
    <w:rsid w:val="00C67ADE"/>
    <w:rsid w:val="00C70C38"/>
    <w:rsid w:val="00C74F70"/>
    <w:rsid w:val="00C75A2C"/>
    <w:rsid w:val="00C76099"/>
    <w:rsid w:val="00C760E3"/>
    <w:rsid w:val="00C76282"/>
    <w:rsid w:val="00C76B7D"/>
    <w:rsid w:val="00C76FFB"/>
    <w:rsid w:val="00C7748A"/>
    <w:rsid w:val="00C77E13"/>
    <w:rsid w:val="00C81EE0"/>
    <w:rsid w:val="00C82B6E"/>
    <w:rsid w:val="00C82BBB"/>
    <w:rsid w:val="00C82CA9"/>
    <w:rsid w:val="00C84C57"/>
    <w:rsid w:val="00C85FAE"/>
    <w:rsid w:val="00C860BC"/>
    <w:rsid w:val="00C90C6E"/>
    <w:rsid w:val="00C91934"/>
    <w:rsid w:val="00C922AC"/>
    <w:rsid w:val="00C93948"/>
    <w:rsid w:val="00C93D21"/>
    <w:rsid w:val="00C9471B"/>
    <w:rsid w:val="00C954D6"/>
    <w:rsid w:val="00C9557E"/>
    <w:rsid w:val="00C960E5"/>
    <w:rsid w:val="00CA29E5"/>
    <w:rsid w:val="00CA36B1"/>
    <w:rsid w:val="00CA399F"/>
    <w:rsid w:val="00CA44EC"/>
    <w:rsid w:val="00CA5456"/>
    <w:rsid w:val="00CA60C0"/>
    <w:rsid w:val="00CA6415"/>
    <w:rsid w:val="00CB17C7"/>
    <w:rsid w:val="00CB201C"/>
    <w:rsid w:val="00CB30E3"/>
    <w:rsid w:val="00CB38C0"/>
    <w:rsid w:val="00CC109F"/>
    <w:rsid w:val="00CC15B0"/>
    <w:rsid w:val="00CC21DC"/>
    <w:rsid w:val="00CC3A0C"/>
    <w:rsid w:val="00CC3DBA"/>
    <w:rsid w:val="00CC4813"/>
    <w:rsid w:val="00CC7488"/>
    <w:rsid w:val="00CD0B49"/>
    <w:rsid w:val="00CD3A22"/>
    <w:rsid w:val="00CD3F5F"/>
    <w:rsid w:val="00CD4486"/>
    <w:rsid w:val="00CD6C0D"/>
    <w:rsid w:val="00CD6E6B"/>
    <w:rsid w:val="00CD7720"/>
    <w:rsid w:val="00CE1704"/>
    <w:rsid w:val="00CE35EB"/>
    <w:rsid w:val="00CE374C"/>
    <w:rsid w:val="00CE52C1"/>
    <w:rsid w:val="00CE5972"/>
    <w:rsid w:val="00CE639E"/>
    <w:rsid w:val="00CE7D3F"/>
    <w:rsid w:val="00CF0B7E"/>
    <w:rsid w:val="00CF0CE0"/>
    <w:rsid w:val="00CF16D2"/>
    <w:rsid w:val="00CF33CF"/>
    <w:rsid w:val="00CF42B0"/>
    <w:rsid w:val="00CF4415"/>
    <w:rsid w:val="00CF4618"/>
    <w:rsid w:val="00CF6507"/>
    <w:rsid w:val="00CF6B0C"/>
    <w:rsid w:val="00CF6BE1"/>
    <w:rsid w:val="00CF75FA"/>
    <w:rsid w:val="00D0199C"/>
    <w:rsid w:val="00D04715"/>
    <w:rsid w:val="00D05B21"/>
    <w:rsid w:val="00D07517"/>
    <w:rsid w:val="00D07D61"/>
    <w:rsid w:val="00D12131"/>
    <w:rsid w:val="00D14DA3"/>
    <w:rsid w:val="00D1632C"/>
    <w:rsid w:val="00D2022D"/>
    <w:rsid w:val="00D203B8"/>
    <w:rsid w:val="00D213D4"/>
    <w:rsid w:val="00D2157E"/>
    <w:rsid w:val="00D2762C"/>
    <w:rsid w:val="00D301B1"/>
    <w:rsid w:val="00D308CF"/>
    <w:rsid w:val="00D31089"/>
    <w:rsid w:val="00D3246B"/>
    <w:rsid w:val="00D34C20"/>
    <w:rsid w:val="00D34F44"/>
    <w:rsid w:val="00D34F8C"/>
    <w:rsid w:val="00D34FE8"/>
    <w:rsid w:val="00D35B80"/>
    <w:rsid w:val="00D3687B"/>
    <w:rsid w:val="00D37190"/>
    <w:rsid w:val="00D37B22"/>
    <w:rsid w:val="00D4018D"/>
    <w:rsid w:val="00D401DB"/>
    <w:rsid w:val="00D41994"/>
    <w:rsid w:val="00D45EA4"/>
    <w:rsid w:val="00D45FFC"/>
    <w:rsid w:val="00D4679B"/>
    <w:rsid w:val="00D471DD"/>
    <w:rsid w:val="00D47511"/>
    <w:rsid w:val="00D47564"/>
    <w:rsid w:val="00D52676"/>
    <w:rsid w:val="00D53A71"/>
    <w:rsid w:val="00D53BCC"/>
    <w:rsid w:val="00D5577F"/>
    <w:rsid w:val="00D56D05"/>
    <w:rsid w:val="00D57658"/>
    <w:rsid w:val="00D6133E"/>
    <w:rsid w:val="00D624CF"/>
    <w:rsid w:val="00D6561B"/>
    <w:rsid w:val="00D70A2A"/>
    <w:rsid w:val="00D71A70"/>
    <w:rsid w:val="00D71E14"/>
    <w:rsid w:val="00D725B9"/>
    <w:rsid w:val="00D75913"/>
    <w:rsid w:val="00D76DA6"/>
    <w:rsid w:val="00D77EC2"/>
    <w:rsid w:val="00D80C9A"/>
    <w:rsid w:val="00D831E7"/>
    <w:rsid w:val="00D84117"/>
    <w:rsid w:val="00D84CAB"/>
    <w:rsid w:val="00D85F48"/>
    <w:rsid w:val="00D87735"/>
    <w:rsid w:val="00D90CF5"/>
    <w:rsid w:val="00D9114E"/>
    <w:rsid w:val="00D94F51"/>
    <w:rsid w:val="00D95420"/>
    <w:rsid w:val="00D95E3E"/>
    <w:rsid w:val="00D96A68"/>
    <w:rsid w:val="00D979C5"/>
    <w:rsid w:val="00D97F7E"/>
    <w:rsid w:val="00DA0191"/>
    <w:rsid w:val="00DA21DE"/>
    <w:rsid w:val="00DA38DD"/>
    <w:rsid w:val="00DA4A48"/>
    <w:rsid w:val="00DA5CA1"/>
    <w:rsid w:val="00DA9DAB"/>
    <w:rsid w:val="00DB1762"/>
    <w:rsid w:val="00DB4721"/>
    <w:rsid w:val="00DC0D0D"/>
    <w:rsid w:val="00DC14A1"/>
    <w:rsid w:val="00DC24CD"/>
    <w:rsid w:val="00DC39A8"/>
    <w:rsid w:val="00DC3B3D"/>
    <w:rsid w:val="00DC75BC"/>
    <w:rsid w:val="00DD0B9E"/>
    <w:rsid w:val="00DD2FBA"/>
    <w:rsid w:val="00DD38B2"/>
    <w:rsid w:val="00DD5A0A"/>
    <w:rsid w:val="00DD6113"/>
    <w:rsid w:val="00DD7A19"/>
    <w:rsid w:val="00DE26C0"/>
    <w:rsid w:val="00DE36C2"/>
    <w:rsid w:val="00DE3B6F"/>
    <w:rsid w:val="00DE3FEE"/>
    <w:rsid w:val="00DE4A70"/>
    <w:rsid w:val="00DE58EE"/>
    <w:rsid w:val="00DE5C09"/>
    <w:rsid w:val="00DE66B2"/>
    <w:rsid w:val="00DE6B26"/>
    <w:rsid w:val="00DF0D30"/>
    <w:rsid w:val="00DF0E8E"/>
    <w:rsid w:val="00DF3DC9"/>
    <w:rsid w:val="00DF45F4"/>
    <w:rsid w:val="00DF4CBD"/>
    <w:rsid w:val="00DF59F5"/>
    <w:rsid w:val="00DF5B54"/>
    <w:rsid w:val="00DF61FE"/>
    <w:rsid w:val="00E00CD4"/>
    <w:rsid w:val="00E015BB"/>
    <w:rsid w:val="00E0303D"/>
    <w:rsid w:val="00E051D3"/>
    <w:rsid w:val="00E06D13"/>
    <w:rsid w:val="00E073A2"/>
    <w:rsid w:val="00E07C52"/>
    <w:rsid w:val="00E121DF"/>
    <w:rsid w:val="00E12412"/>
    <w:rsid w:val="00E13035"/>
    <w:rsid w:val="00E1781F"/>
    <w:rsid w:val="00E201FC"/>
    <w:rsid w:val="00E22880"/>
    <w:rsid w:val="00E24392"/>
    <w:rsid w:val="00E24902"/>
    <w:rsid w:val="00E26AFD"/>
    <w:rsid w:val="00E27404"/>
    <w:rsid w:val="00E30E1D"/>
    <w:rsid w:val="00E313AC"/>
    <w:rsid w:val="00E3162B"/>
    <w:rsid w:val="00E31D23"/>
    <w:rsid w:val="00E334F1"/>
    <w:rsid w:val="00E34985"/>
    <w:rsid w:val="00E3598B"/>
    <w:rsid w:val="00E361F1"/>
    <w:rsid w:val="00E37546"/>
    <w:rsid w:val="00E4096C"/>
    <w:rsid w:val="00E41EDB"/>
    <w:rsid w:val="00E42415"/>
    <w:rsid w:val="00E502E5"/>
    <w:rsid w:val="00E51C2A"/>
    <w:rsid w:val="00E52844"/>
    <w:rsid w:val="00E57A8B"/>
    <w:rsid w:val="00E630ED"/>
    <w:rsid w:val="00E64669"/>
    <w:rsid w:val="00E65263"/>
    <w:rsid w:val="00E65FF6"/>
    <w:rsid w:val="00E67836"/>
    <w:rsid w:val="00E70AB6"/>
    <w:rsid w:val="00E74362"/>
    <w:rsid w:val="00E747DF"/>
    <w:rsid w:val="00E75566"/>
    <w:rsid w:val="00E758E8"/>
    <w:rsid w:val="00E75919"/>
    <w:rsid w:val="00E775F2"/>
    <w:rsid w:val="00E77D07"/>
    <w:rsid w:val="00E77E7D"/>
    <w:rsid w:val="00E8424D"/>
    <w:rsid w:val="00E843C3"/>
    <w:rsid w:val="00E8492E"/>
    <w:rsid w:val="00E84AAD"/>
    <w:rsid w:val="00E9390D"/>
    <w:rsid w:val="00E941CF"/>
    <w:rsid w:val="00E9562E"/>
    <w:rsid w:val="00E95B32"/>
    <w:rsid w:val="00E95C43"/>
    <w:rsid w:val="00E95D2E"/>
    <w:rsid w:val="00E97BB0"/>
    <w:rsid w:val="00EA0EA1"/>
    <w:rsid w:val="00EB0C84"/>
    <w:rsid w:val="00EB3FBD"/>
    <w:rsid w:val="00EB5849"/>
    <w:rsid w:val="00EB5FB4"/>
    <w:rsid w:val="00EB7A8B"/>
    <w:rsid w:val="00EB7C7F"/>
    <w:rsid w:val="00EC02D7"/>
    <w:rsid w:val="00EC0E57"/>
    <w:rsid w:val="00EC1B61"/>
    <w:rsid w:val="00EC23AC"/>
    <w:rsid w:val="00EC2405"/>
    <w:rsid w:val="00EC3444"/>
    <w:rsid w:val="00EC3622"/>
    <w:rsid w:val="00EC3C60"/>
    <w:rsid w:val="00EC57D7"/>
    <w:rsid w:val="00ED04F4"/>
    <w:rsid w:val="00ED2D08"/>
    <w:rsid w:val="00ED3E21"/>
    <w:rsid w:val="00ED4391"/>
    <w:rsid w:val="00ED5594"/>
    <w:rsid w:val="00ED5971"/>
    <w:rsid w:val="00ED641B"/>
    <w:rsid w:val="00ED6F84"/>
    <w:rsid w:val="00EE1C46"/>
    <w:rsid w:val="00EE56A2"/>
    <w:rsid w:val="00EE6871"/>
    <w:rsid w:val="00EE76BC"/>
    <w:rsid w:val="00EE8738"/>
    <w:rsid w:val="00EF01ED"/>
    <w:rsid w:val="00EF0BBA"/>
    <w:rsid w:val="00EF1046"/>
    <w:rsid w:val="00EF1790"/>
    <w:rsid w:val="00EF2EB3"/>
    <w:rsid w:val="00EF37E5"/>
    <w:rsid w:val="00EF64FA"/>
    <w:rsid w:val="00F00A80"/>
    <w:rsid w:val="00F034C9"/>
    <w:rsid w:val="00F04769"/>
    <w:rsid w:val="00F067A3"/>
    <w:rsid w:val="00F11A8E"/>
    <w:rsid w:val="00F1267A"/>
    <w:rsid w:val="00F1425B"/>
    <w:rsid w:val="00F15B55"/>
    <w:rsid w:val="00F161E3"/>
    <w:rsid w:val="00F16E32"/>
    <w:rsid w:val="00F20220"/>
    <w:rsid w:val="00F21859"/>
    <w:rsid w:val="00F21D96"/>
    <w:rsid w:val="00F243AC"/>
    <w:rsid w:val="00F250A9"/>
    <w:rsid w:val="00F25D62"/>
    <w:rsid w:val="00F263D5"/>
    <w:rsid w:val="00F26F22"/>
    <w:rsid w:val="00F27747"/>
    <w:rsid w:val="00F2FA37"/>
    <w:rsid w:val="00F35825"/>
    <w:rsid w:val="00F36714"/>
    <w:rsid w:val="00F4071D"/>
    <w:rsid w:val="00F417F5"/>
    <w:rsid w:val="00F4341F"/>
    <w:rsid w:val="00F4518C"/>
    <w:rsid w:val="00F45437"/>
    <w:rsid w:val="00F56E8A"/>
    <w:rsid w:val="00F60C34"/>
    <w:rsid w:val="00F610DB"/>
    <w:rsid w:val="00F61932"/>
    <w:rsid w:val="00F61BFF"/>
    <w:rsid w:val="00F631F2"/>
    <w:rsid w:val="00F655B6"/>
    <w:rsid w:val="00F65787"/>
    <w:rsid w:val="00F66AC7"/>
    <w:rsid w:val="00F66B19"/>
    <w:rsid w:val="00F71603"/>
    <w:rsid w:val="00F72A05"/>
    <w:rsid w:val="00F7509A"/>
    <w:rsid w:val="00F758FD"/>
    <w:rsid w:val="00F768D7"/>
    <w:rsid w:val="00F76FE1"/>
    <w:rsid w:val="00F77C15"/>
    <w:rsid w:val="00F81249"/>
    <w:rsid w:val="00F8193F"/>
    <w:rsid w:val="00F82EB8"/>
    <w:rsid w:val="00F837D6"/>
    <w:rsid w:val="00F84099"/>
    <w:rsid w:val="00F8503D"/>
    <w:rsid w:val="00F91A04"/>
    <w:rsid w:val="00F92C04"/>
    <w:rsid w:val="00F92E06"/>
    <w:rsid w:val="00F96B8B"/>
    <w:rsid w:val="00FA08BC"/>
    <w:rsid w:val="00FA181D"/>
    <w:rsid w:val="00FA3BFE"/>
    <w:rsid w:val="00FA4091"/>
    <w:rsid w:val="00FA49F0"/>
    <w:rsid w:val="00FA4AE7"/>
    <w:rsid w:val="00FA50D2"/>
    <w:rsid w:val="00FA5B28"/>
    <w:rsid w:val="00FB11E5"/>
    <w:rsid w:val="00FB35FC"/>
    <w:rsid w:val="00FC08DC"/>
    <w:rsid w:val="00FC239A"/>
    <w:rsid w:val="00FC3853"/>
    <w:rsid w:val="00FC4E1C"/>
    <w:rsid w:val="00FC4E40"/>
    <w:rsid w:val="00FC721E"/>
    <w:rsid w:val="00FC72E7"/>
    <w:rsid w:val="00FC73B3"/>
    <w:rsid w:val="00FC77F3"/>
    <w:rsid w:val="00FC7CFA"/>
    <w:rsid w:val="00FD3B10"/>
    <w:rsid w:val="00FD62B2"/>
    <w:rsid w:val="00FD6973"/>
    <w:rsid w:val="00FD6AF7"/>
    <w:rsid w:val="00FD6FD3"/>
    <w:rsid w:val="00FD74BF"/>
    <w:rsid w:val="00FD77E2"/>
    <w:rsid w:val="00FD7EEB"/>
    <w:rsid w:val="00FE0859"/>
    <w:rsid w:val="00FE1400"/>
    <w:rsid w:val="00FE15C8"/>
    <w:rsid w:val="00FE2994"/>
    <w:rsid w:val="00FE5E46"/>
    <w:rsid w:val="00FE68B8"/>
    <w:rsid w:val="00FF2427"/>
    <w:rsid w:val="00FF3087"/>
    <w:rsid w:val="00FF316E"/>
    <w:rsid w:val="00FF32CD"/>
    <w:rsid w:val="00FF5D8D"/>
    <w:rsid w:val="00FF6F57"/>
    <w:rsid w:val="012E0E74"/>
    <w:rsid w:val="0141508B"/>
    <w:rsid w:val="0162EC4E"/>
    <w:rsid w:val="0168CDD1"/>
    <w:rsid w:val="016EDB9D"/>
    <w:rsid w:val="017594A7"/>
    <w:rsid w:val="0180210C"/>
    <w:rsid w:val="0202611A"/>
    <w:rsid w:val="02273AF2"/>
    <w:rsid w:val="022C8911"/>
    <w:rsid w:val="02422447"/>
    <w:rsid w:val="0255B693"/>
    <w:rsid w:val="02976DA4"/>
    <w:rsid w:val="02ECB23B"/>
    <w:rsid w:val="031DCE19"/>
    <w:rsid w:val="033452EE"/>
    <w:rsid w:val="035BA700"/>
    <w:rsid w:val="036FDA3E"/>
    <w:rsid w:val="038FDF92"/>
    <w:rsid w:val="03ABB67C"/>
    <w:rsid w:val="03B1E628"/>
    <w:rsid w:val="03B67B5E"/>
    <w:rsid w:val="03C2446F"/>
    <w:rsid w:val="03CEFCE9"/>
    <w:rsid w:val="03E514BE"/>
    <w:rsid w:val="03EC74B1"/>
    <w:rsid w:val="040A2E25"/>
    <w:rsid w:val="04296B20"/>
    <w:rsid w:val="042A9414"/>
    <w:rsid w:val="043206E1"/>
    <w:rsid w:val="046CBD13"/>
    <w:rsid w:val="04766AB4"/>
    <w:rsid w:val="04884178"/>
    <w:rsid w:val="048ACE7A"/>
    <w:rsid w:val="048C1796"/>
    <w:rsid w:val="04ABA51B"/>
    <w:rsid w:val="04D45D25"/>
    <w:rsid w:val="05149631"/>
    <w:rsid w:val="05189634"/>
    <w:rsid w:val="0518C390"/>
    <w:rsid w:val="052B135A"/>
    <w:rsid w:val="0580E51F"/>
    <w:rsid w:val="058F2502"/>
    <w:rsid w:val="059F2CDC"/>
    <w:rsid w:val="05A745E5"/>
    <w:rsid w:val="05BFBE72"/>
    <w:rsid w:val="05DB9A24"/>
    <w:rsid w:val="06086B7B"/>
    <w:rsid w:val="064BAFD0"/>
    <w:rsid w:val="06702D86"/>
    <w:rsid w:val="0692CB0F"/>
    <w:rsid w:val="06BCA671"/>
    <w:rsid w:val="071CB580"/>
    <w:rsid w:val="072252E5"/>
    <w:rsid w:val="07247807"/>
    <w:rsid w:val="0744A05F"/>
    <w:rsid w:val="075ED754"/>
    <w:rsid w:val="0763DA80"/>
    <w:rsid w:val="0786FEB3"/>
    <w:rsid w:val="07C686CC"/>
    <w:rsid w:val="07ECD1BD"/>
    <w:rsid w:val="08117A84"/>
    <w:rsid w:val="0816430D"/>
    <w:rsid w:val="081C6034"/>
    <w:rsid w:val="083B048F"/>
    <w:rsid w:val="085926FD"/>
    <w:rsid w:val="085E2852"/>
    <w:rsid w:val="08746E3D"/>
    <w:rsid w:val="08900DF5"/>
    <w:rsid w:val="08BFE5D4"/>
    <w:rsid w:val="08D45848"/>
    <w:rsid w:val="08DDDE3E"/>
    <w:rsid w:val="08E421EA"/>
    <w:rsid w:val="08EBF635"/>
    <w:rsid w:val="08EC7C55"/>
    <w:rsid w:val="0906BF17"/>
    <w:rsid w:val="091C9CC6"/>
    <w:rsid w:val="093DF86D"/>
    <w:rsid w:val="095F1BBF"/>
    <w:rsid w:val="0966BCDF"/>
    <w:rsid w:val="096B00DD"/>
    <w:rsid w:val="096B205C"/>
    <w:rsid w:val="098701AA"/>
    <w:rsid w:val="098BCD95"/>
    <w:rsid w:val="09B30A62"/>
    <w:rsid w:val="09CEA2EE"/>
    <w:rsid w:val="09DADFDF"/>
    <w:rsid w:val="09DFD10E"/>
    <w:rsid w:val="0A0E6216"/>
    <w:rsid w:val="0A1596D9"/>
    <w:rsid w:val="0A21ED73"/>
    <w:rsid w:val="0A2C5122"/>
    <w:rsid w:val="0A2CBF64"/>
    <w:rsid w:val="0A6E91CD"/>
    <w:rsid w:val="0A74525D"/>
    <w:rsid w:val="0A946FEB"/>
    <w:rsid w:val="0A9E3E05"/>
    <w:rsid w:val="0AA56182"/>
    <w:rsid w:val="0AAA257C"/>
    <w:rsid w:val="0ABEBDEA"/>
    <w:rsid w:val="0AE61AD7"/>
    <w:rsid w:val="0B419191"/>
    <w:rsid w:val="0B8B8D93"/>
    <w:rsid w:val="0B974133"/>
    <w:rsid w:val="0BA6BD11"/>
    <w:rsid w:val="0BAF715A"/>
    <w:rsid w:val="0BBB1491"/>
    <w:rsid w:val="0BD04E26"/>
    <w:rsid w:val="0BD62B43"/>
    <w:rsid w:val="0C2F4941"/>
    <w:rsid w:val="0C3EAA3D"/>
    <w:rsid w:val="0C4A24CB"/>
    <w:rsid w:val="0C88C50F"/>
    <w:rsid w:val="0C96981D"/>
    <w:rsid w:val="0C9F3648"/>
    <w:rsid w:val="0CB6768C"/>
    <w:rsid w:val="0CE2A031"/>
    <w:rsid w:val="0CEABFB2"/>
    <w:rsid w:val="0D14DB39"/>
    <w:rsid w:val="0D18AB9C"/>
    <w:rsid w:val="0D2E2FD9"/>
    <w:rsid w:val="0D31A1A2"/>
    <w:rsid w:val="0D6276DD"/>
    <w:rsid w:val="0D83B290"/>
    <w:rsid w:val="0D8DC862"/>
    <w:rsid w:val="0D95AD32"/>
    <w:rsid w:val="0DB48BFA"/>
    <w:rsid w:val="0DC3D69B"/>
    <w:rsid w:val="0DFEEF5B"/>
    <w:rsid w:val="0E01E9B0"/>
    <w:rsid w:val="0E18AA01"/>
    <w:rsid w:val="0E1B145B"/>
    <w:rsid w:val="0E27FEC9"/>
    <w:rsid w:val="0E2BCFEC"/>
    <w:rsid w:val="0E328CE2"/>
    <w:rsid w:val="0E336781"/>
    <w:rsid w:val="0E734838"/>
    <w:rsid w:val="0E81F487"/>
    <w:rsid w:val="0E84B497"/>
    <w:rsid w:val="0EAF602A"/>
    <w:rsid w:val="0EB7A312"/>
    <w:rsid w:val="0EBD105B"/>
    <w:rsid w:val="0ED40AA7"/>
    <w:rsid w:val="0F03C051"/>
    <w:rsid w:val="0F07ABED"/>
    <w:rsid w:val="0F1345A2"/>
    <w:rsid w:val="0F19C98B"/>
    <w:rsid w:val="0F5A1442"/>
    <w:rsid w:val="0F75210A"/>
    <w:rsid w:val="0F914029"/>
    <w:rsid w:val="0F962564"/>
    <w:rsid w:val="0F96E0A8"/>
    <w:rsid w:val="0FAEF2C8"/>
    <w:rsid w:val="0FB359A1"/>
    <w:rsid w:val="0FEBEB1F"/>
    <w:rsid w:val="1026026B"/>
    <w:rsid w:val="1036548B"/>
    <w:rsid w:val="103A2A72"/>
    <w:rsid w:val="105239D2"/>
    <w:rsid w:val="105D0E07"/>
    <w:rsid w:val="109F90B2"/>
    <w:rsid w:val="10A450DE"/>
    <w:rsid w:val="10C87F19"/>
    <w:rsid w:val="10DAE8C1"/>
    <w:rsid w:val="10F6A3CD"/>
    <w:rsid w:val="111E5226"/>
    <w:rsid w:val="1136E387"/>
    <w:rsid w:val="113C442B"/>
    <w:rsid w:val="116E4913"/>
    <w:rsid w:val="117F93AB"/>
    <w:rsid w:val="11A79C8D"/>
    <w:rsid w:val="11A8D192"/>
    <w:rsid w:val="11D3EB11"/>
    <w:rsid w:val="11D9631C"/>
    <w:rsid w:val="11F6BEA9"/>
    <w:rsid w:val="11FC43B7"/>
    <w:rsid w:val="11FD4F00"/>
    <w:rsid w:val="1216994B"/>
    <w:rsid w:val="1227B1EA"/>
    <w:rsid w:val="12721FE6"/>
    <w:rsid w:val="12859FCC"/>
    <w:rsid w:val="12A0FC63"/>
    <w:rsid w:val="12C4FF73"/>
    <w:rsid w:val="12CD075D"/>
    <w:rsid w:val="12F5180C"/>
    <w:rsid w:val="12FC9765"/>
    <w:rsid w:val="1312DAE0"/>
    <w:rsid w:val="13294F70"/>
    <w:rsid w:val="13468CFD"/>
    <w:rsid w:val="137B12D7"/>
    <w:rsid w:val="138A15A2"/>
    <w:rsid w:val="1395B3B4"/>
    <w:rsid w:val="13B56D1E"/>
    <w:rsid w:val="13B809AF"/>
    <w:rsid w:val="13C0538D"/>
    <w:rsid w:val="13C38DE7"/>
    <w:rsid w:val="13C8BE84"/>
    <w:rsid w:val="13E6E3D0"/>
    <w:rsid w:val="14541260"/>
    <w:rsid w:val="145E4C92"/>
    <w:rsid w:val="14983D5B"/>
    <w:rsid w:val="14A63C89"/>
    <w:rsid w:val="14B53928"/>
    <w:rsid w:val="14D72245"/>
    <w:rsid w:val="14E9814D"/>
    <w:rsid w:val="14EE349F"/>
    <w:rsid w:val="14FAE679"/>
    <w:rsid w:val="1501D403"/>
    <w:rsid w:val="15203308"/>
    <w:rsid w:val="152886CE"/>
    <w:rsid w:val="152E30C5"/>
    <w:rsid w:val="1592C623"/>
    <w:rsid w:val="1593934A"/>
    <w:rsid w:val="15C69DA9"/>
    <w:rsid w:val="15EDAC2A"/>
    <w:rsid w:val="15F46022"/>
    <w:rsid w:val="16472584"/>
    <w:rsid w:val="164BD004"/>
    <w:rsid w:val="1660D905"/>
    <w:rsid w:val="16AAE35B"/>
    <w:rsid w:val="170CAA08"/>
    <w:rsid w:val="1735E6F9"/>
    <w:rsid w:val="17417F25"/>
    <w:rsid w:val="1750DFFF"/>
    <w:rsid w:val="1763A7B6"/>
    <w:rsid w:val="17C524E3"/>
    <w:rsid w:val="17E48CE9"/>
    <w:rsid w:val="1812906E"/>
    <w:rsid w:val="182FDFF5"/>
    <w:rsid w:val="183460F9"/>
    <w:rsid w:val="183C8ABD"/>
    <w:rsid w:val="183F60C9"/>
    <w:rsid w:val="184057A8"/>
    <w:rsid w:val="185C24BA"/>
    <w:rsid w:val="18606455"/>
    <w:rsid w:val="18758F41"/>
    <w:rsid w:val="18882C53"/>
    <w:rsid w:val="18AD9183"/>
    <w:rsid w:val="18C7D546"/>
    <w:rsid w:val="18C9CE1D"/>
    <w:rsid w:val="18CCA2C8"/>
    <w:rsid w:val="18CEA8C0"/>
    <w:rsid w:val="18D4D241"/>
    <w:rsid w:val="18D61089"/>
    <w:rsid w:val="18E19B7C"/>
    <w:rsid w:val="18E25370"/>
    <w:rsid w:val="18E76D1F"/>
    <w:rsid w:val="18F2DD36"/>
    <w:rsid w:val="190D3863"/>
    <w:rsid w:val="194FE9E7"/>
    <w:rsid w:val="1957EE9A"/>
    <w:rsid w:val="19626202"/>
    <w:rsid w:val="1965BBD5"/>
    <w:rsid w:val="1970AEE9"/>
    <w:rsid w:val="197DEF34"/>
    <w:rsid w:val="197E3FB7"/>
    <w:rsid w:val="1984B8E1"/>
    <w:rsid w:val="198E458C"/>
    <w:rsid w:val="19ACDA43"/>
    <w:rsid w:val="19C94703"/>
    <w:rsid w:val="19CE51EF"/>
    <w:rsid w:val="19E3B311"/>
    <w:rsid w:val="19FA77A7"/>
    <w:rsid w:val="19FDB3AA"/>
    <w:rsid w:val="1A007D29"/>
    <w:rsid w:val="1A17801E"/>
    <w:rsid w:val="1A5256C6"/>
    <w:rsid w:val="1A635DAF"/>
    <w:rsid w:val="1A92E407"/>
    <w:rsid w:val="1ABECD79"/>
    <w:rsid w:val="1ACFCE3B"/>
    <w:rsid w:val="1AD21D0A"/>
    <w:rsid w:val="1AD413E7"/>
    <w:rsid w:val="1AD51EDF"/>
    <w:rsid w:val="1AFCC5A5"/>
    <w:rsid w:val="1B118C94"/>
    <w:rsid w:val="1B18FD70"/>
    <w:rsid w:val="1B1DB80A"/>
    <w:rsid w:val="1B5F5C63"/>
    <w:rsid w:val="1B6B0414"/>
    <w:rsid w:val="1B827367"/>
    <w:rsid w:val="1BAA5322"/>
    <w:rsid w:val="1BAEC6E4"/>
    <w:rsid w:val="1BCBA7B8"/>
    <w:rsid w:val="1BF2B5EC"/>
    <w:rsid w:val="1BFC909C"/>
    <w:rsid w:val="1C006E77"/>
    <w:rsid w:val="1C020A1C"/>
    <w:rsid w:val="1C133B21"/>
    <w:rsid w:val="1C15F709"/>
    <w:rsid w:val="1C245CE6"/>
    <w:rsid w:val="1C25A7FF"/>
    <w:rsid w:val="1C5B2E9B"/>
    <w:rsid w:val="1C826EE2"/>
    <w:rsid w:val="1C905A86"/>
    <w:rsid w:val="1C92D414"/>
    <w:rsid w:val="1CAEED81"/>
    <w:rsid w:val="1CB4CDD1"/>
    <w:rsid w:val="1CD1ED01"/>
    <w:rsid w:val="1CD9C4ED"/>
    <w:rsid w:val="1CE57945"/>
    <w:rsid w:val="1CEEC7CC"/>
    <w:rsid w:val="1CF3C9B3"/>
    <w:rsid w:val="1CF835D4"/>
    <w:rsid w:val="1D2448E6"/>
    <w:rsid w:val="1D44AD7D"/>
    <w:rsid w:val="1D596F08"/>
    <w:rsid w:val="1D677819"/>
    <w:rsid w:val="1D800734"/>
    <w:rsid w:val="1DE5FB24"/>
    <w:rsid w:val="1DF81021"/>
    <w:rsid w:val="1E35A6AF"/>
    <w:rsid w:val="1E382B38"/>
    <w:rsid w:val="1E4F98AB"/>
    <w:rsid w:val="1E591C62"/>
    <w:rsid w:val="1E6D33A6"/>
    <w:rsid w:val="1E7A3563"/>
    <w:rsid w:val="1E8C1186"/>
    <w:rsid w:val="1E9CCB53"/>
    <w:rsid w:val="1EB4B1A6"/>
    <w:rsid w:val="1EB740E7"/>
    <w:rsid w:val="1EDC9B1D"/>
    <w:rsid w:val="1EF420F8"/>
    <w:rsid w:val="1F0A5A86"/>
    <w:rsid w:val="1F0BC282"/>
    <w:rsid w:val="1F0EFA6C"/>
    <w:rsid w:val="1F2B24F4"/>
    <w:rsid w:val="1F3548B3"/>
    <w:rsid w:val="1F508368"/>
    <w:rsid w:val="1F71A67E"/>
    <w:rsid w:val="1F7DB2CC"/>
    <w:rsid w:val="1FAB9746"/>
    <w:rsid w:val="1FAD6775"/>
    <w:rsid w:val="1FB45B86"/>
    <w:rsid w:val="1FB57B61"/>
    <w:rsid w:val="1FF95C25"/>
    <w:rsid w:val="1FFBDA68"/>
    <w:rsid w:val="20044B33"/>
    <w:rsid w:val="2021B6F4"/>
    <w:rsid w:val="202E5A35"/>
    <w:rsid w:val="2056C701"/>
    <w:rsid w:val="205D7139"/>
    <w:rsid w:val="207554C6"/>
    <w:rsid w:val="207D3DBB"/>
    <w:rsid w:val="20CBDBC8"/>
    <w:rsid w:val="21016FDD"/>
    <w:rsid w:val="211180C4"/>
    <w:rsid w:val="211D9BE6"/>
    <w:rsid w:val="21508C1A"/>
    <w:rsid w:val="2152DECC"/>
    <w:rsid w:val="215D9806"/>
    <w:rsid w:val="21B45626"/>
    <w:rsid w:val="21BF6691"/>
    <w:rsid w:val="21F00A03"/>
    <w:rsid w:val="221C5199"/>
    <w:rsid w:val="223C3EED"/>
    <w:rsid w:val="2241B751"/>
    <w:rsid w:val="224E4440"/>
    <w:rsid w:val="2257CA34"/>
    <w:rsid w:val="228DD25C"/>
    <w:rsid w:val="22D61BB1"/>
    <w:rsid w:val="22EADA68"/>
    <w:rsid w:val="23009639"/>
    <w:rsid w:val="2306958D"/>
    <w:rsid w:val="230907F6"/>
    <w:rsid w:val="2313295C"/>
    <w:rsid w:val="231C2D7E"/>
    <w:rsid w:val="232FDB45"/>
    <w:rsid w:val="235B3B9A"/>
    <w:rsid w:val="23AC006C"/>
    <w:rsid w:val="23AD4373"/>
    <w:rsid w:val="23BD9140"/>
    <w:rsid w:val="23E11205"/>
    <w:rsid w:val="23F542BF"/>
    <w:rsid w:val="23FF5A9F"/>
    <w:rsid w:val="24090E7B"/>
    <w:rsid w:val="240F21BB"/>
    <w:rsid w:val="2418B1C1"/>
    <w:rsid w:val="2434BF51"/>
    <w:rsid w:val="24389B99"/>
    <w:rsid w:val="243F6EEE"/>
    <w:rsid w:val="2458316E"/>
    <w:rsid w:val="247EFAC2"/>
    <w:rsid w:val="24B0BB88"/>
    <w:rsid w:val="24DA4DF5"/>
    <w:rsid w:val="24EAE14A"/>
    <w:rsid w:val="2557A88A"/>
    <w:rsid w:val="25702BF3"/>
    <w:rsid w:val="25AAA81B"/>
    <w:rsid w:val="25BB405C"/>
    <w:rsid w:val="25BF4AC2"/>
    <w:rsid w:val="25DB3F4F"/>
    <w:rsid w:val="25DBEA21"/>
    <w:rsid w:val="25E76782"/>
    <w:rsid w:val="260B44E1"/>
    <w:rsid w:val="2619A54D"/>
    <w:rsid w:val="261F4432"/>
    <w:rsid w:val="2688BC9B"/>
    <w:rsid w:val="2694BD9A"/>
    <w:rsid w:val="26BA82E5"/>
    <w:rsid w:val="26D7E0BF"/>
    <w:rsid w:val="26E02DC8"/>
    <w:rsid w:val="26E2C67B"/>
    <w:rsid w:val="271BD33D"/>
    <w:rsid w:val="272B7D33"/>
    <w:rsid w:val="2741E44C"/>
    <w:rsid w:val="27493C9C"/>
    <w:rsid w:val="2777A3A5"/>
    <w:rsid w:val="277B8A3C"/>
    <w:rsid w:val="27AE5E84"/>
    <w:rsid w:val="27B1B667"/>
    <w:rsid w:val="27BA7DD0"/>
    <w:rsid w:val="27BBDA1B"/>
    <w:rsid w:val="27C715F1"/>
    <w:rsid w:val="27D5A572"/>
    <w:rsid w:val="27DA7A71"/>
    <w:rsid w:val="27E20154"/>
    <w:rsid w:val="27E9390B"/>
    <w:rsid w:val="27E9E39E"/>
    <w:rsid w:val="27F64E7C"/>
    <w:rsid w:val="28045AF7"/>
    <w:rsid w:val="2882BBA4"/>
    <w:rsid w:val="28C12A09"/>
    <w:rsid w:val="28CB664A"/>
    <w:rsid w:val="293FFC60"/>
    <w:rsid w:val="294F43B8"/>
    <w:rsid w:val="29565036"/>
    <w:rsid w:val="295B6CCE"/>
    <w:rsid w:val="295BB7A4"/>
    <w:rsid w:val="2971E6B6"/>
    <w:rsid w:val="2974CBA7"/>
    <w:rsid w:val="297B0057"/>
    <w:rsid w:val="298E74F5"/>
    <w:rsid w:val="299114E1"/>
    <w:rsid w:val="29A783B0"/>
    <w:rsid w:val="29F64030"/>
    <w:rsid w:val="29FB4C34"/>
    <w:rsid w:val="2A13C63F"/>
    <w:rsid w:val="2A1FD13B"/>
    <w:rsid w:val="2A318833"/>
    <w:rsid w:val="2A45B376"/>
    <w:rsid w:val="2A5CC9D4"/>
    <w:rsid w:val="2A712CE5"/>
    <w:rsid w:val="2A71CA95"/>
    <w:rsid w:val="2A906159"/>
    <w:rsid w:val="2A935A7A"/>
    <w:rsid w:val="2AA9386F"/>
    <w:rsid w:val="2AB18DA2"/>
    <w:rsid w:val="2ABDABC3"/>
    <w:rsid w:val="2AFABA03"/>
    <w:rsid w:val="2B629464"/>
    <w:rsid w:val="2B6C2301"/>
    <w:rsid w:val="2B75D272"/>
    <w:rsid w:val="2B8E87B1"/>
    <w:rsid w:val="2B99365D"/>
    <w:rsid w:val="2BB8001E"/>
    <w:rsid w:val="2BCD2545"/>
    <w:rsid w:val="2BE629A9"/>
    <w:rsid w:val="2BE75FF5"/>
    <w:rsid w:val="2C1557C3"/>
    <w:rsid w:val="2C3DD696"/>
    <w:rsid w:val="2C58A27F"/>
    <w:rsid w:val="2C663B7C"/>
    <w:rsid w:val="2C8886B2"/>
    <w:rsid w:val="2CB1C93E"/>
    <w:rsid w:val="2CF03468"/>
    <w:rsid w:val="2CF3D7FD"/>
    <w:rsid w:val="2D1F1901"/>
    <w:rsid w:val="2D7E3791"/>
    <w:rsid w:val="2DB010CB"/>
    <w:rsid w:val="2DB7B34D"/>
    <w:rsid w:val="2DC046F4"/>
    <w:rsid w:val="2DC2B636"/>
    <w:rsid w:val="2DC55F6D"/>
    <w:rsid w:val="2DCEEEA0"/>
    <w:rsid w:val="2DD1A363"/>
    <w:rsid w:val="2DDA8F7A"/>
    <w:rsid w:val="2E3562FD"/>
    <w:rsid w:val="2E3DAE67"/>
    <w:rsid w:val="2E6B304F"/>
    <w:rsid w:val="2E6E93DD"/>
    <w:rsid w:val="2EA50679"/>
    <w:rsid w:val="2EA6728A"/>
    <w:rsid w:val="2ED2EE94"/>
    <w:rsid w:val="2F0F4E16"/>
    <w:rsid w:val="2F6B8B90"/>
    <w:rsid w:val="2F786520"/>
    <w:rsid w:val="2F97FF00"/>
    <w:rsid w:val="2FBAA17A"/>
    <w:rsid w:val="2FBABF09"/>
    <w:rsid w:val="2FC279C1"/>
    <w:rsid w:val="3016266E"/>
    <w:rsid w:val="302B091C"/>
    <w:rsid w:val="30848FA9"/>
    <w:rsid w:val="30865ADC"/>
    <w:rsid w:val="30892114"/>
    <w:rsid w:val="309AD0DD"/>
    <w:rsid w:val="309FA44A"/>
    <w:rsid w:val="30AB1E77"/>
    <w:rsid w:val="30C51983"/>
    <w:rsid w:val="30EBB8CD"/>
    <w:rsid w:val="311F0513"/>
    <w:rsid w:val="313E4B82"/>
    <w:rsid w:val="31438A01"/>
    <w:rsid w:val="315F492A"/>
    <w:rsid w:val="3167C3AD"/>
    <w:rsid w:val="319EBD4C"/>
    <w:rsid w:val="31B5AC2A"/>
    <w:rsid w:val="31C1997E"/>
    <w:rsid w:val="31C3DD74"/>
    <w:rsid w:val="31CE95F6"/>
    <w:rsid w:val="31D70247"/>
    <w:rsid w:val="31E5D7F4"/>
    <w:rsid w:val="3202E689"/>
    <w:rsid w:val="3216E389"/>
    <w:rsid w:val="321A2DF6"/>
    <w:rsid w:val="321CD833"/>
    <w:rsid w:val="3235EA4C"/>
    <w:rsid w:val="3248BF0F"/>
    <w:rsid w:val="32771E52"/>
    <w:rsid w:val="328078E2"/>
    <w:rsid w:val="328113F2"/>
    <w:rsid w:val="329D6DFA"/>
    <w:rsid w:val="32A7C28F"/>
    <w:rsid w:val="32B7BCFE"/>
    <w:rsid w:val="32C1457F"/>
    <w:rsid w:val="32C5F1AF"/>
    <w:rsid w:val="333931FC"/>
    <w:rsid w:val="333C9D3C"/>
    <w:rsid w:val="336D1525"/>
    <w:rsid w:val="337CDB1A"/>
    <w:rsid w:val="33871E85"/>
    <w:rsid w:val="338DBBA4"/>
    <w:rsid w:val="33B02AAE"/>
    <w:rsid w:val="33BD9914"/>
    <w:rsid w:val="33D735D9"/>
    <w:rsid w:val="33DD75DE"/>
    <w:rsid w:val="33E308D4"/>
    <w:rsid w:val="34074C83"/>
    <w:rsid w:val="342F9F78"/>
    <w:rsid w:val="3437A309"/>
    <w:rsid w:val="343C2F80"/>
    <w:rsid w:val="3440E4E7"/>
    <w:rsid w:val="3451F3A0"/>
    <w:rsid w:val="346B6A3D"/>
    <w:rsid w:val="34B4A4CD"/>
    <w:rsid w:val="34BA3CAF"/>
    <w:rsid w:val="34CC1BBD"/>
    <w:rsid w:val="34F61D22"/>
    <w:rsid w:val="35102CFA"/>
    <w:rsid w:val="3525A1E1"/>
    <w:rsid w:val="357B3DEE"/>
    <w:rsid w:val="357C274C"/>
    <w:rsid w:val="35802D38"/>
    <w:rsid w:val="35AB4141"/>
    <w:rsid w:val="35D4A043"/>
    <w:rsid w:val="35DEB619"/>
    <w:rsid w:val="35E951D4"/>
    <w:rsid w:val="35F9509F"/>
    <w:rsid w:val="35FD6487"/>
    <w:rsid w:val="360EA7E7"/>
    <w:rsid w:val="36456099"/>
    <w:rsid w:val="36543608"/>
    <w:rsid w:val="3668790D"/>
    <w:rsid w:val="36720F88"/>
    <w:rsid w:val="36737CC8"/>
    <w:rsid w:val="369B9EBD"/>
    <w:rsid w:val="36EE9B38"/>
    <w:rsid w:val="37086739"/>
    <w:rsid w:val="372D80EE"/>
    <w:rsid w:val="37503872"/>
    <w:rsid w:val="376978F6"/>
    <w:rsid w:val="37A2E61D"/>
    <w:rsid w:val="37AE4FF8"/>
    <w:rsid w:val="37EB9FC9"/>
    <w:rsid w:val="3805DE0A"/>
    <w:rsid w:val="3819310E"/>
    <w:rsid w:val="382F7ECD"/>
    <w:rsid w:val="383D8E84"/>
    <w:rsid w:val="384159D5"/>
    <w:rsid w:val="38620BF0"/>
    <w:rsid w:val="3870EC98"/>
    <w:rsid w:val="38A6C7F1"/>
    <w:rsid w:val="38A91909"/>
    <w:rsid w:val="38B2D70E"/>
    <w:rsid w:val="38BAFBB0"/>
    <w:rsid w:val="38DF206E"/>
    <w:rsid w:val="38E9E83E"/>
    <w:rsid w:val="39216DA6"/>
    <w:rsid w:val="394DD440"/>
    <w:rsid w:val="3972D397"/>
    <w:rsid w:val="39732F51"/>
    <w:rsid w:val="397AF8A5"/>
    <w:rsid w:val="3993624D"/>
    <w:rsid w:val="39B9E6D2"/>
    <w:rsid w:val="39FEBDA7"/>
    <w:rsid w:val="3A12726A"/>
    <w:rsid w:val="3A6D30FD"/>
    <w:rsid w:val="3A7EB264"/>
    <w:rsid w:val="3AA9206A"/>
    <w:rsid w:val="3AA96A0C"/>
    <w:rsid w:val="3AB5C3D0"/>
    <w:rsid w:val="3AF83C9E"/>
    <w:rsid w:val="3AFAF227"/>
    <w:rsid w:val="3B015B46"/>
    <w:rsid w:val="3B2FD6EA"/>
    <w:rsid w:val="3B50D1D0"/>
    <w:rsid w:val="3B6A38F9"/>
    <w:rsid w:val="3B6DC863"/>
    <w:rsid w:val="3B72DE00"/>
    <w:rsid w:val="3B75EA0D"/>
    <w:rsid w:val="3B7D0085"/>
    <w:rsid w:val="3B7F6FDF"/>
    <w:rsid w:val="3B80A9AF"/>
    <w:rsid w:val="3B82A118"/>
    <w:rsid w:val="3BBF7038"/>
    <w:rsid w:val="3BFB267B"/>
    <w:rsid w:val="3C0F75C1"/>
    <w:rsid w:val="3C31C413"/>
    <w:rsid w:val="3C31FDC4"/>
    <w:rsid w:val="3C3F4BE9"/>
    <w:rsid w:val="3C7D2A59"/>
    <w:rsid w:val="3C8CF099"/>
    <w:rsid w:val="3C9A8879"/>
    <w:rsid w:val="3CD430EA"/>
    <w:rsid w:val="3CE1410A"/>
    <w:rsid w:val="3D02532D"/>
    <w:rsid w:val="3D0A54E4"/>
    <w:rsid w:val="3D19312C"/>
    <w:rsid w:val="3D3DE7AA"/>
    <w:rsid w:val="3D6B9E92"/>
    <w:rsid w:val="3D7AE0FA"/>
    <w:rsid w:val="3D8327F7"/>
    <w:rsid w:val="3DB5A95B"/>
    <w:rsid w:val="3DBF4F41"/>
    <w:rsid w:val="3DBFEB4B"/>
    <w:rsid w:val="3DE76962"/>
    <w:rsid w:val="3DF9B9EB"/>
    <w:rsid w:val="3E91DC3D"/>
    <w:rsid w:val="3EB51C23"/>
    <w:rsid w:val="3ED58264"/>
    <w:rsid w:val="3EDAA6AA"/>
    <w:rsid w:val="3EF0F198"/>
    <w:rsid w:val="3EFA5D04"/>
    <w:rsid w:val="3F214FCE"/>
    <w:rsid w:val="3F42198A"/>
    <w:rsid w:val="3F43FAF3"/>
    <w:rsid w:val="3F44EEE2"/>
    <w:rsid w:val="3F469A63"/>
    <w:rsid w:val="3F5C5BA1"/>
    <w:rsid w:val="3F66A37E"/>
    <w:rsid w:val="3F740D70"/>
    <w:rsid w:val="3F87A2E3"/>
    <w:rsid w:val="3F957270"/>
    <w:rsid w:val="3F998F1B"/>
    <w:rsid w:val="3FB43075"/>
    <w:rsid w:val="3FB83AAD"/>
    <w:rsid w:val="3FCFB604"/>
    <w:rsid w:val="3FDE72B1"/>
    <w:rsid w:val="4000FC95"/>
    <w:rsid w:val="40030892"/>
    <w:rsid w:val="4061A991"/>
    <w:rsid w:val="408BCE4E"/>
    <w:rsid w:val="408DF559"/>
    <w:rsid w:val="40903C0D"/>
    <w:rsid w:val="4099E802"/>
    <w:rsid w:val="409F1DF6"/>
    <w:rsid w:val="40D6678D"/>
    <w:rsid w:val="40E49B03"/>
    <w:rsid w:val="40F0DF74"/>
    <w:rsid w:val="40F247A7"/>
    <w:rsid w:val="41269B79"/>
    <w:rsid w:val="4126C7E2"/>
    <w:rsid w:val="4126E1FB"/>
    <w:rsid w:val="412B27A4"/>
    <w:rsid w:val="4132C3DE"/>
    <w:rsid w:val="4150685F"/>
    <w:rsid w:val="416F8165"/>
    <w:rsid w:val="4180AC6E"/>
    <w:rsid w:val="41DF666D"/>
    <w:rsid w:val="41F74DC2"/>
    <w:rsid w:val="4225ACC3"/>
    <w:rsid w:val="42286EFD"/>
    <w:rsid w:val="42438018"/>
    <w:rsid w:val="42487829"/>
    <w:rsid w:val="42495414"/>
    <w:rsid w:val="4256991A"/>
    <w:rsid w:val="42717A9D"/>
    <w:rsid w:val="42816F0B"/>
    <w:rsid w:val="42A07F83"/>
    <w:rsid w:val="42A48725"/>
    <w:rsid w:val="42B6B2C6"/>
    <w:rsid w:val="42F14574"/>
    <w:rsid w:val="42F420E8"/>
    <w:rsid w:val="42FEE2EE"/>
    <w:rsid w:val="4300EE24"/>
    <w:rsid w:val="436EE8FC"/>
    <w:rsid w:val="43BE15EB"/>
    <w:rsid w:val="43E3BD49"/>
    <w:rsid w:val="43F10DBB"/>
    <w:rsid w:val="43F2697B"/>
    <w:rsid w:val="43F69BF4"/>
    <w:rsid w:val="43F6F17F"/>
    <w:rsid w:val="43FF7DCA"/>
    <w:rsid w:val="4411C922"/>
    <w:rsid w:val="44222519"/>
    <w:rsid w:val="4433019D"/>
    <w:rsid w:val="443E7AF8"/>
    <w:rsid w:val="447C42A1"/>
    <w:rsid w:val="44952D43"/>
    <w:rsid w:val="44B7E6A6"/>
    <w:rsid w:val="44D0E980"/>
    <w:rsid w:val="44DB2BE9"/>
    <w:rsid w:val="44DF9289"/>
    <w:rsid w:val="44E2EEAD"/>
    <w:rsid w:val="44E4C0ED"/>
    <w:rsid w:val="450924CA"/>
    <w:rsid w:val="452E7C61"/>
    <w:rsid w:val="45417388"/>
    <w:rsid w:val="45654877"/>
    <w:rsid w:val="458DFE48"/>
    <w:rsid w:val="459910D0"/>
    <w:rsid w:val="4599CAA6"/>
    <w:rsid w:val="45A9BC9A"/>
    <w:rsid w:val="45AFD821"/>
    <w:rsid w:val="45B40D77"/>
    <w:rsid w:val="45D653B0"/>
    <w:rsid w:val="4617BD03"/>
    <w:rsid w:val="4617CA66"/>
    <w:rsid w:val="46262C3F"/>
    <w:rsid w:val="468FA00F"/>
    <w:rsid w:val="4698265C"/>
    <w:rsid w:val="46C1193F"/>
    <w:rsid w:val="46CCAAED"/>
    <w:rsid w:val="46DA0318"/>
    <w:rsid w:val="46DB652E"/>
    <w:rsid w:val="46E63808"/>
    <w:rsid w:val="46EA0EFF"/>
    <w:rsid w:val="46ED9B7D"/>
    <w:rsid w:val="46FFC79D"/>
    <w:rsid w:val="4701C656"/>
    <w:rsid w:val="47049A65"/>
    <w:rsid w:val="472C8235"/>
    <w:rsid w:val="47351F9F"/>
    <w:rsid w:val="474ECA81"/>
    <w:rsid w:val="476E2261"/>
    <w:rsid w:val="47BA1DDE"/>
    <w:rsid w:val="47C315F2"/>
    <w:rsid w:val="47CF9502"/>
    <w:rsid w:val="481C0667"/>
    <w:rsid w:val="4849791D"/>
    <w:rsid w:val="4893A3F8"/>
    <w:rsid w:val="48A62577"/>
    <w:rsid w:val="48E53A45"/>
    <w:rsid w:val="48F21720"/>
    <w:rsid w:val="49123733"/>
    <w:rsid w:val="494F37A5"/>
    <w:rsid w:val="497048CA"/>
    <w:rsid w:val="49730B66"/>
    <w:rsid w:val="497AEF9E"/>
    <w:rsid w:val="49829B79"/>
    <w:rsid w:val="49B46B91"/>
    <w:rsid w:val="49C1F6A1"/>
    <w:rsid w:val="49C69AFD"/>
    <w:rsid w:val="49D425B9"/>
    <w:rsid w:val="49DAA69E"/>
    <w:rsid w:val="49E20EAB"/>
    <w:rsid w:val="49EB6BF8"/>
    <w:rsid w:val="4A13B574"/>
    <w:rsid w:val="4A3AEA47"/>
    <w:rsid w:val="4A4882A2"/>
    <w:rsid w:val="4A62FEA0"/>
    <w:rsid w:val="4A7160B3"/>
    <w:rsid w:val="4A8DE781"/>
    <w:rsid w:val="4A9BB497"/>
    <w:rsid w:val="4AA826DA"/>
    <w:rsid w:val="4ACA75FA"/>
    <w:rsid w:val="4B0DE007"/>
    <w:rsid w:val="4B1BBC63"/>
    <w:rsid w:val="4B211A62"/>
    <w:rsid w:val="4B41C24D"/>
    <w:rsid w:val="4B425746"/>
    <w:rsid w:val="4B5BAEBD"/>
    <w:rsid w:val="4B7A6A6C"/>
    <w:rsid w:val="4B7CE94A"/>
    <w:rsid w:val="4B84338F"/>
    <w:rsid w:val="4BC335A0"/>
    <w:rsid w:val="4BE87BD0"/>
    <w:rsid w:val="4BE91496"/>
    <w:rsid w:val="4C04D2C7"/>
    <w:rsid w:val="4C43C7B7"/>
    <w:rsid w:val="4C71680F"/>
    <w:rsid w:val="4C7BBC7C"/>
    <w:rsid w:val="4CB6985B"/>
    <w:rsid w:val="4CE78DD8"/>
    <w:rsid w:val="4D124760"/>
    <w:rsid w:val="4D19FEB8"/>
    <w:rsid w:val="4D405AD8"/>
    <w:rsid w:val="4D611261"/>
    <w:rsid w:val="4D776505"/>
    <w:rsid w:val="4D80F7AF"/>
    <w:rsid w:val="4D83F952"/>
    <w:rsid w:val="4D8AC139"/>
    <w:rsid w:val="4D9915D6"/>
    <w:rsid w:val="4D9DF228"/>
    <w:rsid w:val="4DA094D7"/>
    <w:rsid w:val="4DB7CA60"/>
    <w:rsid w:val="4DBDEE9F"/>
    <w:rsid w:val="4DFEAA27"/>
    <w:rsid w:val="4E05AB48"/>
    <w:rsid w:val="4E2EC762"/>
    <w:rsid w:val="4E4FE038"/>
    <w:rsid w:val="4E559779"/>
    <w:rsid w:val="4E99773A"/>
    <w:rsid w:val="4EAAB51B"/>
    <w:rsid w:val="4ECF08B0"/>
    <w:rsid w:val="4EE8B769"/>
    <w:rsid w:val="4EEE8B36"/>
    <w:rsid w:val="4EF3DC77"/>
    <w:rsid w:val="4F281B51"/>
    <w:rsid w:val="4F2B05C1"/>
    <w:rsid w:val="4F2B7D27"/>
    <w:rsid w:val="4F32C3B7"/>
    <w:rsid w:val="4F571EC5"/>
    <w:rsid w:val="4F600F3D"/>
    <w:rsid w:val="4F66CE86"/>
    <w:rsid w:val="4F9DD1F7"/>
    <w:rsid w:val="4F9F60E5"/>
    <w:rsid w:val="4FE3FCBF"/>
    <w:rsid w:val="500F93EC"/>
    <w:rsid w:val="502CDE03"/>
    <w:rsid w:val="503FAC71"/>
    <w:rsid w:val="5049E822"/>
    <w:rsid w:val="5070A8B7"/>
    <w:rsid w:val="5076563A"/>
    <w:rsid w:val="507C45E6"/>
    <w:rsid w:val="5090F145"/>
    <w:rsid w:val="50CA6B47"/>
    <w:rsid w:val="50D0DD0B"/>
    <w:rsid w:val="50DE13D6"/>
    <w:rsid w:val="50E1BD1A"/>
    <w:rsid w:val="511CAA56"/>
    <w:rsid w:val="51414735"/>
    <w:rsid w:val="5144D932"/>
    <w:rsid w:val="514E7CAF"/>
    <w:rsid w:val="51740203"/>
    <w:rsid w:val="51DF271D"/>
    <w:rsid w:val="51F7E20D"/>
    <w:rsid w:val="525E0A60"/>
    <w:rsid w:val="526112BD"/>
    <w:rsid w:val="5277D246"/>
    <w:rsid w:val="5289B818"/>
    <w:rsid w:val="5296C6C5"/>
    <w:rsid w:val="529C0551"/>
    <w:rsid w:val="52B84F58"/>
    <w:rsid w:val="52C4EC6B"/>
    <w:rsid w:val="52DDD02E"/>
    <w:rsid w:val="530422E4"/>
    <w:rsid w:val="531A60E1"/>
    <w:rsid w:val="534562BF"/>
    <w:rsid w:val="534719C9"/>
    <w:rsid w:val="53487C30"/>
    <w:rsid w:val="534A1454"/>
    <w:rsid w:val="53737F16"/>
    <w:rsid w:val="53979FC4"/>
    <w:rsid w:val="539FDCB8"/>
    <w:rsid w:val="53A5B64A"/>
    <w:rsid w:val="53BC286D"/>
    <w:rsid w:val="53FA7A4A"/>
    <w:rsid w:val="53FCE31E"/>
    <w:rsid w:val="53FD2B15"/>
    <w:rsid w:val="545112ED"/>
    <w:rsid w:val="54B62680"/>
    <w:rsid w:val="54BA7527"/>
    <w:rsid w:val="54C4DF05"/>
    <w:rsid w:val="54D405D6"/>
    <w:rsid w:val="54D422CE"/>
    <w:rsid w:val="551FAA2F"/>
    <w:rsid w:val="553A1AED"/>
    <w:rsid w:val="553DDB2E"/>
    <w:rsid w:val="5545916A"/>
    <w:rsid w:val="55751024"/>
    <w:rsid w:val="55816FD1"/>
    <w:rsid w:val="559E67AB"/>
    <w:rsid w:val="559F8C6E"/>
    <w:rsid w:val="55A8167D"/>
    <w:rsid w:val="55ACBD4A"/>
    <w:rsid w:val="55B3E4A1"/>
    <w:rsid w:val="55CD883D"/>
    <w:rsid w:val="55ED57DD"/>
    <w:rsid w:val="55EEBCFD"/>
    <w:rsid w:val="55F55218"/>
    <w:rsid w:val="55F9CC8D"/>
    <w:rsid w:val="562808C7"/>
    <w:rsid w:val="5654E621"/>
    <w:rsid w:val="5675B715"/>
    <w:rsid w:val="5683832E"/>
    <w:rsid w:val="56A69A47"/>
    <w:rsid w:val="571C40F8"/>
    <w:rsid w:val="573AD980"/>
    <w:rsid w:val="57649B40"/>
    <w:rsid w:val="578FBBCE"/>
    <w:rsid w:val="5792CB8A"/>
    <w:rsid w:val="57B0EBEB"/>
    <w:rsid w:val="57BC60D6"/>
    <w:rsid w:val="57C3D379"/>
    <w:rsid w:val="57F4BBC5"/>
    <w:rsid w:val="5843F29D"/>
    <w:rsid w:val="584B65A3"/>
    <w:rsid w:val="5859EC16"/>
    <w:rsid w:val="586ECC26"/>
    <w:rsid w:val="586ED869"/>
    <w:rsid w:val="589438AC"/>
    <w:rsid w:val="58949B30"/>
    <w:rsid w:val="58A0D46C"/>
    <w:rsid w:val="58C135E6"/>
    <w:rsid w:val="58DA0909"/>
    <w:rsid w:val="59157ABF"/>
    <w:rsid w:val="5923318D"/>
    <w:rsid w:val="592F41C1"/>
    <w:rsid w:val="5936C2BA"/>
    <w:rsid w:val="593FBEAA"/>
    <w:rsid w:val="59A09866"/>
    <w:rsid w:val="59A93AEA"/>
    <w:rsid w:val="59AD05F1"/>
    <w:rsid w:val="59DA0540"/>
    <w:rsid w:val="59F085D3"/>
    <w:rsid w:val="59F8B3F3"/>
    <w:rsid w:val="5A08043D"/>
    <w:rsid w:val="5A0CD853"/>
    <w:rsid w:val="5A2325BA"/>
    <w:rsid w:val="5A588CB5"/>
    <w:rsid w:val="5A65B26C"/>
    <w:rsid w:val="5AAD12E6"/>
    <w:rsid w:val="5AB6C7E9"/>
    <w:rsid w:val="5AD43ADA"/>
    <w:rsid w:val="5ADBC18C"/>
    <w:rsid w:val="5B0EC55A"/>
    <w:rsid w:val="5B3BC0D5"/>
    <w:rsid w:val="5B424CC8"/>
    <w:rsid w:val="5B42C8AE"/>
    <w:rsid w:val="5B43BD2D"/>
    <w:rsid w:val="5B5C8A42"/>
    <w:rsid w:val="5B949EDF"/>
    <w:rsid w:val="5BBE8410"/>
    <w:rsid w:val="5BCCBC82"/>
    <w:rsid w:val="5C0CEE10"/>
    <w:rsid w:val="5C43D8E3"/>
    <w:rsid w:val="5C9E7712"/>
    <w:rsid w:val="5C9FEAE3"/>
    <w:rsid w:val="5CA01C76"/>
    <w:rsid w:val="5CB12987"/>
    <w:rsid w:val="5CCA81EA"/>
    <w:rsid w:val="5CCEB670"/>
    <w:rsid w:val="5CDB5808"/>
    <w:rsid w:val="5CE73318"/>
    <w:rsid w:val="5CFF0C4E"/>
    <w:rsid w:val="5D11F81D"/>
    <w:rsid w:val="5D319469"/>
    <w:rsid w:val="5D39B026"/>
    <w:rsid w:val="5D3B0B00"/>
    <w:rsid w:val="5D3DD862"/>
    <w:rsid w:val="5D76D279"/>
    <w:rsid w:val="5D7A5BDB"/>
    <w:rsid w:val="5D80375C"/>
    <w:rsid w:val="5D8048E3"/>
    <w:rsid w:val="5D828A4D"/>
    <w:rsid w:val="5D85A378"/>
    <w:rsid w:val="5D85C15F"/>
    <w:rsid w:val="5DBD945B"/>
    <w:rsid w:val="5DBDFD69"/>
    <w:rsid w:val="5DDE2457"/>
    <w:rsid w:val="5DDFD028"/>
    <w:rsid w:val="5E03947A"/>
    <w:rsid w:val="5E0A33DD"/>
    <w:rsid w:val="5E3C86A3"/>
    <w:rsid w:val="5E3E6025"/>
    <w:rsid w:val="5E4932A9"/>
    <w:rsid w:val="5E831ED1"/>
    <w:rsid w:val="5E9B0AB8"/>
    <w:rsid w:val="5EA6240B"/>
    <w:rsid w:val="5EAD16FF"/>
    <w:rsid w:val="5ED063A3"/>
    <w:rsid w:val="5EE3B2F0"/>
    <w:rsid w:val="5EEF6302"/>
    <w:rsid w:val="5EFB6589"/>
    <w:rsid w:val="5EFB917D"/>
    <w:rsid w:val="5F0E7FF7"/>
    <w:rsid w:val="5F59EC23"/>
    <w:rsid w:val="5F900DD9"/>
    <w:rsid w:val="5FDD6C77"/>
    <w:rsid w:val="5FE0C1A9"/>
    <w:rsid w:val="5FF9B89F"/>
    <w:rsid w:val="60344190"/>
    <w:rsid w:val="604B7344"/>
    <w:rsid w:val="6073108E"/>
    <w:rsid w:val="60E7F769"/>
    <w:rsid w:val="60E85965"/>
    <w:rsid w:val="610EA2A6"/>
    <w:rsid w:val="612F5303"/>
    <w:rsid w:val="61485521"/>
    <w:rsid w:val="61686758"/>
    <w:rsid w:val="61857E19"/>
    <w:rsid w:val="61D01DC7"/>
    <w:rsid w:val="61D60208"/>
    <w:rsid w:val="61E6181C"/>
    <w:rsid w:val="61EEE8C0"/>
    <w:rsid w:val="61F13BD2"/>
    <w:rsid w:val="62231949"/>
    <w:rsid w:val="624A7DEF"/>
    <w:rsid w:val="62531C46"/>
    <w:rsid w:val="62786C61"/>
    <w:rsid w:val="628BD654"/>
    <w:rsid w:val="62938DC9"/>
    <w:rsid w:val="62B1A330"/>
    <w:rsid w:val="62EF9F40"/>
    <w:rsid w:val="62F32A8D"/>
    <w:rsid w:val="6324BCEC"/>
    <w:rsid w:val="633D0CD5"/>
    <w:rsid w:val="633EC627"/>
    <w:rsid w:val="63912270"/>
    <w:rsid w:val="63A80539"/>
    <w:rsid w:val="63B0DFA3"/>
    <w:rsid w:val="6425CBB2"/>
    <w:rsid w:val="6445FE3C"/>
    <w:rsid w:val="648ABB66"/>
    <w:rsid w:val="648B6FA1"/>
    <w:rsid w:val="64DEF58B"/>
    <w:rsid w:val="64E02348"/>
    <w:rsid w:val="64FF4B77"/>
    <w:rsid w:val="6504A7F4"/>
    <w:rsid w:val="6534040F"/>
    <w:rsid w:val="653C2CD3"/>
    <w:rsid w:val="653EF7B6"/>
    <w:rsid w:val="655B0A79"/>
    <w:rsid w:val="65B9C153"/>
    <w:rsid w:val="65E21F11"/>
    <w:rsid w:val="662016C0"/>
    <w:rsid w:val="662B5071"/>
    <w:rsid w:val="6635531A"/>
    <w:rsid w:val="665DF24E"/>
    <w:rsid w:val="6660CF61"/>
    <w:rsid w:val="6681847C"/>
    <w:rsid w:val="6681A9D1"/>
    <w:rsid w:val="66A038EE"/>
    <w:rsid w:val="66C868D1"/>
    <w:rsid w:val="66E6663C"/>
    <w:rsid w:val="66EA1D9C"/>
    <w:rsid w:val="66EE77BF"/>
    <w:rsid w:val="66FB8A37"/>
    <w:rsid w:val="67642984"/>
    <w:rsid w:val="6783FAFC"/>
    <w:rsid w:val="678DB42C"/>
    <w:rsid w:val="67BD8D41"/>
    <w:rsid w:val="67D1C664"/>
    <w:rsid w:val="67E4B737"/>
    <w:rsid w:val="67EB18D2"/>
    <w:rsid w:val="6836B42B"/>
    <w:rsid w:val="6858E834"/>
    <w:rsid w:val="686E71F4"/>
    <w:rsid w:val="687ACA34"/>
    <w:rsid w:val="68934800"/>
    <w:rsid w:val="68A38546"/>
    <w:rsid w:val="68B92C4D"/>
    <w:rsid w:val="690BBFC3"/>
    <w:rsid w:val="693DA8AC"/>
    <w:rsid w:val="694C4332"/>
    <w:rsid w:val="695AB10D"/>
    <w:rsid w:val="6960E495"/>
    <w:rsid w:val="69616795"/>
    <w:rsid w:val="697C9A4F"/>
    <w:rsid w:val="69834589"/>
    <w:rsid w:val="69B6BE7D"/>
    <w:rsid w:val="69D253F7"/>
    <w:rsid w:val="6A12CEB6"/>
    <w:rsid w:val="6A1B68A1"/>
    <w:rsid w:val="6A4924AA"/>
    <w:rsid w:val="6A5CED69"/>
    <w:rsid w:val="6A6405D9"/>
    <w:rsid w:val="6A8E6208"/>
    <w:rsid w:val="6A97A475"/>
    <w:rsid w:val="6AB06324"/>
    <w:rsid w:val="6ABDDED3"/>
    <w:rsid w:val="6AC718F7"/>
    <w:rsid w:val="6AE3D9B2"/>
    <w:rsid w:val="6AEAAB9E"/>
    <w:rsid w:val="6AECFE31"/>
    <w:rsid w:val="6AF46DA8"/>
    <w:rsid w:val="6B0892F8"/>
    <w:rsid w:val="6B2754F5"/>
    <w:rsid w:val="6B40812B"/>
    <w:rsid w:val="6B62A073"/>
    <w:rsid w:val="6B8EE485"/>
    <w:rsid w:val="6BADDDF8"/>
    <w:rsid w:val="6BB31D25"/>
    <w:rsid w:val="6BBAC950"/>
    <w:rsid w:val="6BDEC833"/>
    <w:rsid w:val="6C145D2C"/>
    <w:rsid w:val="6C3405BA"/>
    <w:rsid w:val="6C3438CE"/>
    <w:rsid w:val="6C345427"/>
    <w:rsid w:val="6C37E7C4"/>
    <w:rsid w:val="6C42849E"/>
    <w:rsid w:val="6C4E5F64"/>
    <w:rsid w:val="6C57B8CA"/>
    <w:rsid w:val="6C5A580A"/>
    <w:rsid w:val="6C874F34"/>
    <w:rsid w:val="6C8C2601"/>
    <w:rsid w:val="6C941CCD"/>
    <w:rsid w:val="6C988557"/>
    <w:rsid w:val="6CB4884A"/>
    <w:rsid w:val="6CD35EE7"/>
    <w:rsid w:val="6CE0C6D5"/>
    <w:rsid w:val="6CEAB9F5"/>
    <w:rsid w:val="6CEE5F3F"/>
    <w:rsid w:val="6CF2F39A"/>
    <w:rsid w:val="6CFF0903"/>
    <w:rsid w:val="6D012CB4"/>
    <w:rsid w:val="6D4498F4"/>
    <w:rsid w:val="6D501B5D"/>
    <w:rsid w:val="6D533AEB"/>
    <w:rsid w:val="6D576C14"/>
    <w:rsid w:val="6D5D20F1"/>
    <w:rsid w:val="6D6F4D50"/>
    <w:rsid w:val="6D7BB6C4"/>
    <w:rsid w:val="6D7FF2EC"/>
    <w:rsid w:val="6D9A3CB8"/>
    <w:rsid w:val="6D9BD54C"/>
    <w:rsid w:val="6DBCBFDC"/>
    <w:rsid w:val="6DC25924"/>
    <w:rsid w:val="6DC550E3"/>
    <w:rsid w:val="6DF12152"/>
    <w:rsid w:val="6DF576DF"/>
    <w:rsid w:val="6E53D300"/>
    <w:rsid w:val="6E6BC02C"/>
    <w:rsid w:val="6E8C4D40"/>
    <w:rsid w:val="6E8CC0DD"/>
    <w:rsid w:val="6EACB54F"/>
    <w:rsid w:val="6EAD7C23"/>
    <w:rsid w:val="6EB69587"/>
    <w:rsid w:val="6EDB52FF"/>
    <w:rsid w:val="6F0B7238"/>
    <w:rsid w:val="6F193E65"/>
    <w:rsid w:val="6F6D8D41"/>
    <w:rsid w:val="6F7A5AAF"/>
    <w:rsid w:val="6F9388BA"/>
    <w:rsid w:val="6FA7309F"/>
    <w:rsid w:val="6FB42689"/>
    <w:rsid w:val="6FE79C5A"/>
    <w:rsid w:val="6FEC6554"/>
    <w:rsid w:val="700F9842"/>
    <w:rsid w:val="7013C134"/>
    <w:rsid w:val="702188FA"/>
    <w:rsid w:val="704A4D72"/>
    <w:rsid w:val="704C8EF6"/>
    <w:rsid w:val="706B8DDD"/>
    <w:rsid w:val="7093F436"/>
    <w:rsid w:val="70E24552"/>
    <w:rsid w:val="70E62FF2"/>
    <w:rsid w:val="70ED9FC6"/>
    <w:rsid w:val="71168B57"/>
    <w:rsid w:val="7116AE31"/>
    <w:rsid w:val="713093D6"/>
    <w:rsid w:val="71313EE7"/>
    <w:rsid w:val="7154B232"/>
    <w:rsid w:val="716DE1D1"/>
    <w:rsid w:val="71738D13"/>
    <w:rsid w:val="717DC28D"/>
    <w:rsid w:val="718070DB"/>
    <w:rsid w:val="71826868"/>
    <w:rsid w:val="7197F3DB"/>
    <w:rsid w:val="71AB8F99"/>
    <w:rsid w:val="71CF268F"/>
    <w:rsid w:val="71E23E24"/>
    <w:rsid w:val="71E73E4D"/>
    <w:rsid w:val="71E8C0E1"/>
    <w:rsid w:val="72075E3E"/>
    <w:rsid w:val="720D763D"/>
    <w:rsid w:val="72112C9B"/>
    <w:rsid w:val="72206C0E"/>
    <w:rsid w:val="722805BF"/>
    <w:rsid w:val="723B0D01"/>
    <w:rsid w:val="724A1A27"/>
    <w:rsid w:val="7256CF15"/>
    <w:rsid w:val="726934DE"/>
    <w:rsid w:val="726C6B9D"/>
    <w:rsid w:val="726CBE28"/>
    <w:rsid w:val="7289DCB2"/>
    <w:rsid w:val="72927325"/>
    <w:rsid w:val="72A95922"/>
    <w:rsid w:val="72B2964C"/>
    <w:rsid w:val="72B66831"/>
    <w:rsid w:val="72BF42EA"/>
    <w:rsid w:val="72D76575"/>
    <w:rsid w:val="72E7B8D9"/>
    <w:rsid w:val="72FD1A30"/>
    <w:rsid w:val="72FDDD7B"/>
    <w:rsid w:val="7300574E"/>
    <w:rsid w:val="73139BF2"/>
    <w:rsid w:val="73331F56"/>
    <w:rsid w:val="734E474F"/>
    <w:rsid w:val="73529951"/>
    <w:rsid w:val="736F8162"/>
    <w:rsid w:val="73705136"/>
    <w:rsid w:val="73729017"/>
    <w:rsid w:val="7398162F"/>
    <w:rsid w:val="73B17112"/>
    <w:rsid w:val="73B97A91"/>
    <w:rsid w:val="73C63C91"/>
    <w:rsid w:val="73E07AAE"/>
    <w:rsid w:val="7414065F"/>
    <w:rsid w:val="742CEFE1"/>
    <w:rsid w:val="743D059B"/>
    <w:rsid w:val="744F3074"/>
    <w:rsid w:val="745E486F"/>
    <w:rsid w:val="7471939B"/>
    <w:rsid w:val="7486C12B"/>
    <w:rsid w:val="7490AE45"/>
    <w:rsid w:val="74BB4D72"/>
    <w:rsid w:val="74C4B83B"/>
    <w:rsid w:val="74DDB282"/>
    <w:rsid w:val="754BC719"/>
    <w:rsid w:val="757AA038"/>
    <w:rsid w:val="757F6F25"/>
    <w:rsid w:val="7584279D"/>
    <w:rsid w:val="75852990"/>
    <w:rsid w:val="758AB279"/>
    <w:rsid w:val="75917100"/>
    <w:rsid w:val="75943206"/>
    <w:rsid w:val="75A47F78"/>
    <w:rsid w:val="75C025E1"/>
    <w:rsid w:val="75CAAF3F"/>
    <w:rsid w:val="75D97150"/>
    <w:rsid w:val="75FA18D0"/>
    <w:rsid w:val="7600D761"/>
    <w:rsid w:val="7613BCE5"/>
    <w:rsid w:val="76663033"/>
    <w:rsid w:val="767DC4C0"/>
    <w:rsid w:val="768A03D3"/>
    <w:rsid w:val="769BBAB3"/>
    <w:rsid w:val="76B6ABBA"/>
    <w:rsid w:val="76D0B998"/>
    <w:rsid w:val="76D56643"/>
    <w:rsid w:val="76D6B209"/>
    <w:rsid w:val="76E13249"/>
    <w:rsid w:val="76E79C19"/>
    <w:rsid w:val="7713DE31"/>
    <w:rsid w:val="771C9202"/>
    <w:rsid w:val="771E4737"/>
    <w:rsid w:val="774F5907"/>
    <w:rsid w:val="77594565"/>
    <w:rsid w:val="77A9345D"/>
    <w:rsid w:val="77BF14C6"/>
    <w:rsid w:val="77C8D068"/>
    <w:rsid w:val="77CA5F22"/>
    <w:rsid w:val="77DF55E9"/>
    <w:rsid w:val="77F26722"/>
    <w:rsid w:val="780F0279"/>
    <w:rsid w:val="7834C608"/>
    <w:rsid w:val="784A473E"/>
    <w:rsid w:val="784A66D0"/>
    <w:rsid w:val="7859F796"/>
    <w:rsid w:val="7866AC35"/>
    <w:rsid w:val="786E5D5E"/>
    <w:rsid w:val="78CF37F3"/>
    <w:rsid w:val="78F1EC81"/>
    <w:rsid w:val="78F4E4E4"/>
    <w:rsid w:val="78F6B89A"/>
    <w:rsid w:val="790C1320"/>
    <w:rsid w:val="793A3A8E"/>
    <w:rsid w:val="796B9B2E"/>
    <w:rsid w:val="79B3A607"/>
    <w:rsid w:val="79C2F989"/>
    <w:rsid w:val="79C7C2D6"/>
    <w:rsid w:val="79CADE3C"/>
    <w:rsid w:val="79D2B71E"/>
    <w:rsid w:val="79DA5669"/>
    <w:rsid w:val="79DD87AC"/>
    <w:rsid w:val="79DE4B42"/>
    <w:rsid w:val="7A5C3335"/>
    <w:rsid w:val="7A669C72"/>
    <w:rsid w:val="7A7DFB27"/>
    <w:rsid w:val="7AA57723"/>
    <w:rsid w:val="7AA88151"/>
    <w:rsid w:val="7AB748BF"/>
    <w:rsid w:val="7AC09A70"/>
    <w:rsid w:val="7ADC4689"/>
    <w:rsid w:val="7ADF0329"/>
    <w:rsid w:val="7AFAA0C3"/>
    <w:rsid w:val="7AFFDA6A"/>
    <w:rsid w:val="7B089C19"/>
    <w:rsid w:val="7B0E286E"/>
    <w:rsid w:val="7B5C70F5"/>
    <w:rsid w:val="7B781A97"/>
    <w:rsid w:val="7B9516C9"/>
    <w:rsid w:val="7B9A586E"/>
    <w:rsid w:val="7BA5FE20"/>
    <w:rsid w:val="7BD5914F"/>
    <w:rsid w:val="7BD7F695"/>
    <w:rsid w:val="7BED778C"/>
    <w:rsid w:val="7C036CF5"/>
    <w:rsid w:val="7C039396"/>
    <w:rsid w:val="7C2B8D07"/>
    <w:rsid w:val="7C3B0E69"/>
    <w:rsid w:val="7C415BBC"/>
    <w:rsid w:val="7C7B40A1"/>
    <w:rsid w:val="7C8E6D82"/>
    <w:rsid w:val="7C9B6A79"/>
    <w:rsid w:val="7CB93F58"/>
    <w:rsid w:val="7CFD9109"/>
    <w:rsid w:val="7CFDE186"/>
    <w:rsid w:val="7D0C708F"/>
    <w:rsid w:val="7D10C402"/>
    <w:rsid w:val="7D2EEFF6"/>
    <w:rsid w:val="7D3F112B"/>
    <w:rsid w:val="7D67114E"/>
    <w:rsid w:val="7D6B3443"/>
    <w:rsid w:val="7D783259"/>
    <w:rsid w:val="7D9A6E40"/>
    <w:rsid w:val="7DA3C9D2"/>
    <w:rsid w:val="7DB50B59"/>
    <w:rsid w:val="7DCC4D15"/>
    <w:rsid w:val="7DCE45B1"/>
    <w:rsid w:val="7DD81973"/>
    <w:rsid w:val="7DEA5A9B"/>
    <w:rsid w:val="7E049DA9"/>
    <w:rsid w:val="7E25A17D"/>
    <w:rsid w:val="7E328DD9"/>
    <w:rsid w:val="7E54EA1C"/>
    <w:rsid w:val="7E667BC7"/>
    <w:rsid w:val="7E68359B"/>
    <w:rsid w:val="7E87F766"/>
    <w:rsid w:val="7EB7252A"/>
    <w:rsid w:val="7EBEEDB5"/>
    <w:rsid w:val="7ECA1598"/>
    <w:rsid w:val="7ED40DD7"/>
    <w:rsid w:val="7ED78E2E"/>
    <w:rsid w:val="7EE85CFC"/>
    <w:rsid w:val="7EE862CD"/>
    <w:rsid w:val="7EECDDCB"/>
    <w:rsid w:val="7EF4E84E"/>
    <w:rsid w:val="7EF63120"/>
    <w:rsid w:val="7EF702E6"/>
    <w:rsid w:val="7EFE6769"/>
    <w:rsid w:val="7F0CD194"/>
    <w:rsid w:val="7F133A91"/>
    <w:rsid w:val="7F2582E0"/>
    <w:rsid w:val="7F862AFC"/>
    <w:rsid w:val="7F89B7CC"/>
    <w:rsid w:val="7F8C67DA"/>
    <w:rsid w:val="7FB2744C"/>
    <w:rsid w:val="7FC496AA"/>
    <w:rsid w:val="7FCB4EEB"/>
    <w:rsid w:val="7FDA0FCD"/>
    <w:rsid w:val="7FF32E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EDFBB"/>
  <w14:defaultImageDpi w14:val="32767"/>
  <w15:chartTrackingRefBased/>
  <w15:docId w15:val="{C001DBA1-FD2A-4463-8112-5FA87124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17594A7"/>
    <w:pPr>
      <w:spacing w:line="360" w:lineRule="auto"/>
      <w:ind w:firstLine="720"/>
    </w:pPr>
    <w:rPr>
      <w:rFonts w:asciiTheme="minorHAnsi" w:hAnsiTheme="minorHAnsi"/>
    </w:rPr>
  </w:style>
  <w:style w:type="paragraph" w:styleId="Heading1">
    <w:name w:val="heading 1"/>
    <w:basedOn w:val="Normal"/>
    <w:next w:val="Normal"/>
    <w:uiPriority w:val="9"/>
    <w:qFormat/>
    <w:rsid w:val="017594A7"/>
    <w:pPr>
      <w:ind w:firstLine="0"/>
      <w:outlineLvl w:val="0"/>
    </w:pPr>
    <w:rPr>
      <w:rFonts w:asciiTheme="majorHAnsi" w:hAnsiTheme="majorHAnsi" w:cstheme="majorEastAsia"/>
      <w:b/>
      <w:bCs/>
      <w:color w:val="000000" w:themeColor="text1"/>
      <w:sz w:val="40"/>
      <w:szCs w:val="40"/>
    </w:rPr>
  </w:style>
  <w:style w:type="paragraph" w:styleId="Heading2">
    <w:name w:val="heading 2"/>
    <w:basedOn w:val="Normal"/>
    <w:next w:val="Normal"/>
    <w:uiPriority w:val="9"/>
    <w:unhideWhenUsed/>
    <w:qFormat/>
    <w:rsid w:val="017594A7"/>
    <w:pPr>
      <w:ind w:firstLine="0"/>
      <w:outlineLvl w:val="1"/>
    </w:pPr>
    <w:rPr>
      <w:rFonts w:asciiTheme="majorHAnsi" w:eastAsia="Arial" w:hAnsiTheme="majorHAnsi" w:cstheme="majorEastAsia"/>
      <w:color w:val="4A86E8"/>
      <w:sz w:val="32"/>
      <w:szCs w:val="32"/>
    </w:rPr>
  </w:style>
  <w:style w:type="paragraph" w:styleId="Heading3">
    <w:name w:val="heading 3"/>
    <w:basedOn w:val="Normal"/>
    <w:next w:val="Normal"/>
    <w:uiPriority w:val="9"/>
    <w:unhideWhenUsed/>
    <w:qFormat/>
    <w:rsid w:val="017594A7"/>
    <w:pPr>
      <w:keepNext/>
      <w:keepLines/>
      <w:spacing w:before="160" w:after="80"/>
      <w:outlineLvl w:val="2"/>
    </w:pPr>
    <w:rPr>
      <w:rFonts w:cstheme="majorEastAsia"/>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17594A7"/>
    <w:pPr>
      <w:tabs>
        <w:tab w:val="center" w:pos="4680"/>
        <w:tab w:val="right" w:pos="9360"/>
      </w:tabs>
    </w:pPr>
  </w:style>
  <w:style w:type="character" w:customStyle="1" w:styleId="FooterChar">
    <w:name w:val="Footer Char"/>
    <w:basedOn w:val="DefaultParagraphFont"/>
    <w:link w:val="Footer"/>
    <w:uiPriority w:val="99"/>
    <w:rsid w:val="003E3A4D"/>
  </w:style>
  <w:style w:type="character" w:styleId="PageNumber">
    <w:name w:val="page number"/>
    <w:basedOn w:val="DefaultParagraphFont"/>
    <w:uiPriority w:val="99"/>
    <w:semiHidden/>
    <w:unhideWhenUsed/>
    <w:rsid w:val="003E3A4D"/>
  </w:style>
  <w:style w:type="character" w:styleId="LineNumber">
    <w:name w:val="line number"/>
    <w:basedOn w:val="DefaultParagraphFont"/>
    <w:uiPriority w:val="99"/>
    <w:semiHidden/>
    <w:unhideWhenUsed/>
    <w:rsid w:val="00BA5E3A"/>
  </w:style>
  <w:style w:type="paragraph" w:styleId="ListParagraph">
    <w:name w:val="List Paragraph"/>
    <w:basedOn w:val="Normal"/>
    <w:uiPriority w:val="34"/>
    <w:qFormat/>
    <w:rsid w:val="017594A7"/>
    <w:pPr>
      <w:ind w:left="720"/>
      <w:contextualSpacing/>
    </w:pPr>
  </w:style>
  <w:style w:type="character" w:styleId="CommentReference">
    <w:name w:val="annotation reference"/>
    <w:basedOn w:val="DefaultParagraphFont"/>
    <w:unhideWhenUsed/>
    <w:rsid w:val="00C45720"/>
    <w:rPr>
      <w:sz w:val="16"/>
      <w:szCs w:val="16"/>
    </w:rPr>
  </w:style>
  <w:style w:type="paragraph" w:styleId="CommentText">
    <w:name w:val="annotation text"/>
    <w:basedOn w:val="Normal"/>
    <w:link w:val="CommentTextChar"/>
    <w:uiPriority w:val="1"/>
    <w:unhideWhenUsed/>
    <w:rsid w:val="017594A7"/>
    <w:rPr>
      <w:sz w:val="20"/>
      <w:szCs w:val="20"/>
    </w:rPr>
  </w:style>
  <w:style w:type="character" w:customStyle="1" w:styleId="CommentTextChar">
    <w:name w:val="Comment Text Char"/>
    <w:basedOn w:val="DefaultParagraphFont"/>
    <w:link w:val="CommentText"/>
    <w:rsid w:val="00C45720"/>
    <w:rPr>
      <w:sz w:val="20"/>
      <w:szCs w:val="20"/>
    </w:rPr>
  </w:style>
  <w:style w:type="paragraph" w:styleId="CommentSubject">
    <w:name w:val="annotation subject"/>
    <w:basedOn w:val="CommentText"/>
    <w:next w:val="CommentText"/>
    <w:link w:val="CommentSubjectChar"/>
    <w:uiPriority w:val="99"/>
    <w:semiHidden/>
    <w:unhideWhenUsed/>
    <w:rsid w:val="00C45720"/>
    <w:rPr>
      <w:b/>
      <w:bCs/>
    </w:rPr>
  </w:style>
  <w:style w:type="character" w:customStyle="1" w:styleId="CommentSubjectChar">
    <w:name w:val="Comment Subject Char"/>
    <w:basedOn w:val="CommentTextChar"/>
    <w:link w:val="CommentSubject"/>
    <w:uiPriority w:val="99"/>
    <w:semiHidden/>
    <w:rsid w:val="00C45720"/>
    <w:rPr>
      <w:b/>
      <w:bCs/>
      <w:sz w:val="20"/>
      <w:szCs w:val="20"/>
    </w:rPr>
  </w:style>
  <w:style w:type="paragraph" w:styleId="Revision">
    <w:name w:val="Revision"/>
    <w:hidden/>
    <w:uiPriority w:val="99"/>
    <w:semiHidden/>
    <w:rsid w:val="00CC4813"/>
  </w:style>
  <w:style w:type="paragraph" w:styleId="Header">
    <w:name w:val="header"/>
    <w:basedOn w:val="Normal"/>
    <w:link w:val="HeaderChar"/>
    <w:uiPriority w:val="99"/>
    <w:semiHidden/>
    <w:unhideWhenUsed/>
    <w:rsid w:val="017594A7"/>
    <w:pPr>
      <w:tabs>
        <w:tab w:val="center" w:pos="4680"/>
        <w:tab w:val="right" w:pos="9360"/>
      </w:tabs>
    </w:pPr>
  </w:style>
  <w:style w:type="character" w:customStyle="1" w:styleId="HeaderChar">
    <w:name w:val="Header Char"/>
    <w:basedOn w:val="DefaultParagraphFont"/>
    <w:link w:val="Header"/>
    <w:uiPriority w:val="99"/>
    <w:semiHidden/>
    <w:rsid w:val="00F36714"/>
  </w:style>
  <w:style w:type="character" w:styleId="Hyperlink">
    <w:name w:val="Hyperlink"/>
    <w:rsid w:val="007E3A72"/>
    <w:rPr>
      <w:color w:val="0000FF"/>
      <w:u w:val="single"/>
    </w:rPr>
  </w:style>
  <w:style w:type="character" w:styleId="UnresolvedMention">
    <w:name w:val="Unresolved Mention"/>
    <w:basedOn w:val="DefaultParagraphFont"/>
    <w:uiPriority w:val="99"/>
    <w:rsid w:val="00161ACC"/>
    <w:rPr>
      <w:color w:val="605E5C"/>
      <w:shd w:val="clear" w:color="auto" w:fill="E1DFDD"/>
    </w:rPr>
  </w:style>
  <w:style w:type="character" w:styleId="FollowedHyperlink">
    <w:name w:val="FollowedHyperlink"/>
    <w:basedOn w:val="DefaultParagraphFont"/>
    <w:uiPriority w:val="99"/>
    <w:semiHidden/>
    <w:unhideWhenUsed/>
    <w:rsid w:val="00ED04F4"/>
    <w:rPr>
      <w:color w:val="954F72" w:themeColor="followedHyperlink"/>
      <w:u w:val="single"/>
    </w:rPr>
  </w:style>
  <w:style w:type="character" w:styleId="Mention">
    <w:name w:val="Mention"/>
    <w:basedOn w:val="DefaultParagraphFont"/>
    <w:uiPriority w:val="99"/>
    <w:unhideWhenUsed/>
    <w:rsid w:val="00525DD4"/>
    <w:rPr>
      <w:color w:val="2B579A"/>
      <w:shd w:val="clear" w:color="auto" w:fill="E1DFDD"/>
    </w:rPr>
  </w:style>
  <w:style w:type="paragraph" w:customStyle="1" w:styleId="EndNoteBibliographyTitle">
    <w:name w:val="EndNote Bibliography Title"/>
    <w:basedOn w:val="Normal"/>
    <w:link w:val="EndNoteBibliographyTitleChar"/>
    <w:uiPriority w:val="1"/>
    <w:rsid w:val="017594A7"/>
    <w:pPr>
      <w:jc w:val="center"/>
    </w:pPr>
    <w:rPr>
      <w:rFonts w:cs="Times New Roman"/>
    </w:rPr>
  </w:style>
  <w:style w:type="character" w:customStyle="1" w:styleId="EndNoteBibliographyTitleChar">
    <w:name w:val="EndNote Bibliography Title Char"/>
    <w:basedOn w:val="DefaultParagraphFont"/>
    <w:link w:val="EndNoteBibliographyTitle"/>
    <w:rsid w:val="006B04D4"/>
    <w:rPr>
      <w:rFonts w:cs="Times New Roman"/>
    </w:rPr>
  </w:style>
  <w:style w:type="paragraph" w:customStyle="1" w:styleId="EndNoteBibliography">
    <w:name w:val="EndNote Bibliography"/>
    <w:basedOn w:val="Normal"/>
    <w:link w:val="EndNoteBibliographyChar"/>
    <w:uiPriority w:val="1"/>
    <w:rsid w:val="017594A7"/>
    <w:rPr>
      <w:rFonts w:cs="Times New Roman"/>
    </w:rPr>
  </w:style>
  <w:style w:type="character" w:customStyle="1" w:styleId="EndNoteBibliographyChar">
    <w:name w:val="EndNote Bibliography Char"/>
    <w:basedOn w:val="DefaultParagraphFont"/>
    <w:link w:val="EndNoteBibliography"/>
    <w:rsid w:val="006B04D4"/>
    <w:rPr>
      <w:rFonts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rsid w:val="017594A7"/>
    <w:pPr>
      <w:spacing w:after="80"/>
      <w:contextualSpacing/>
    </w:pPr>
    <w:rPr>
      <w:rFonts w:asciiTheme="majorHAnsi" w:hAnsiTheme="majorHAnsi" w:cstheme="majorEastAsia"/>
      <w:sz w:val="56"/>
      <w:szCs w:val="56"/>
    </w:rPr>
  </w:style>
  <w:style w:type="paragraph" w:customStyle="1" w:styleId="Caption1">
    <w:name w:val="Caption1"/>
    <w:basedOn w:val="Normal"/>
    <w:link w:val="captionChar"/>
    <w:uiPriority w:val="1"/>
    <w:qFormat/>
    <w:rsid w:val="1EB740E7"/>
    <w:pPr>
      <w:ind w:firstLine="0"/>
    </w:pPr>
    <w:rPr>
      <w:rFonts w:ascii="Times New Roman" w:eastAsiaTheme="minorEastAsia" w:hAnsi="Times New Roman"/>
    </w:rPr>
  </w:style>
  <w:style w:type="character" w:customStyle="1" w:styleId="captionChar">
    <w:name w:val="caption Char"/>
    <w:basedOn w:val="DefaultParagraphFont"/>
    <w:link w:val="Caption1"/>
    <w:uiPriority w:val="1"/>
    <w:rsid w:val="1EB740E7"/>
    <w:rPr>
      <w:rFonts w:asciiTheme="minorHAnsi" w:eastAsiaTheme="minorEastAsia" w:hAnsiTheme="minorHAnsi" w:cstheme="minorBidi"/>
      <w:b w:val="0"/>
      <w:bCs w:val="0"/>
      <w:noProof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93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093/geronb/gbs073" TargetMode="External"/><Relationship Id="rId3" Type="http://schemas.openxmlformats.org/officeDocument/2006/relationships/hyperlink" Target="https://doi.org/10.1073/pnas.1802523115" TargetMode="External"/><Relationship Id="rId7" Type="http://schemas.openxmlformats.org/officeDocument/2006/relationships/hyperlink" Target="https://doi.org/10.1038/s41562-024-01831-w" TargetMode="External"/><Relationship Id="rId2" Type="http://schemas.openxmlformats.org/officeDocument/2006/relationships/hyperlink" Target="https://doi.org/10.1080/0361073X.2018.1449590" TargetMode="External"/><Relationship Id="rId1" Type="http://schemas.openxmlformats.org/officeDocument/2006/relationships/hyperlink" Target="https://doi.org/10.1016/j.neulet.2018.10.061" TargetMode="External"/><Relationship Id="rId6" Type="http://schemas.openxmlformats.org/officeDocument/2006/relationships/hyperlink" Target="https://doi.org/10.1038/nrn3917" TargetMode="External"/><Relationship Id="rId5" Type="http://schemas.openxmlformats.org/officeDocument/2006/relationships/hyperlink" Target="https://doi.org/10.1523/JNEUROSCI.3408-16.2017" TargetMode="External"/><Relationship Id="rId4" Type="http://schemas.openxmlformats.org/officeDocument/2006/relationships/hyperlink" Target="https://doi.org/10.1016/j.neuroimage.2016.09.001" TargetMode="External"/><Relationship Id="rId9" Type="http://schemas.openxmlformats.org/officeDocument/2006/relationships/hyperlink" Target="https://github.com/DVS-Lab/srndna/blob/master/psychopy/logs/104/sub-104_task-ultimatum_run-0_raw.csv"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microsoft.com/office/2019/05/relationships/documenttasks" Target="documenttasks/documenttasks1.xml"/><Relationship Id="rId5" Type="http://schemas.openxmlformats.org/officeDocument/2006/relationships/styles" Target="styles.xml"/><Relationship Id="rId15" Type="http://schemas.openxmlformats.org/officeDocument/2006/relationships/hyperlink" Target="https://doi.org/10.18112/openneuro.ds003745.v2.0.2"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325C1C7A-D87D-48E0-A0FA-4332AEF7DEBC}">
    <t:Anchor>
      <t:Comment id="93690146"/>
    </t:Anchor>
    <t:History>
      <t:Event id="{BCBB5331-E381-480F-852C-BBEFADA6983E}" time="2023-12-15T04:38:26.316Z">
        <t:Attribution userId="S::tug87422@temple.edu::43b39fe5-41c4-43aa-8ede-538758366846" userProvider="AD" userName="David V. Smith"/>
        <t:Anchor>
          <t:Comment id="2094811741"/>
        </t:Anchor>
        <t:Create/>
      </t:Event>
      <t:Event id="{E00AF3B8-F9F6-4ED3-BF56-0645899D1C4E}" time="2023-12-15T04:38:26.316Z">
        <t:Attribution userId="S::tug87422@temple.edu::43b39fe5-41c4-43aa-8ede-538758366846" userProvider="AD" userName="David V. Smith"/>
        <t:Anchor>
          <t:Comment id="2094811741"/>
        </t:Anchor>
        <t:Assign userId="S::tuj71575@temple.edu::7fa7fe74-541b-4438-bd64-2f83d65556c9" userProvider="AD" userName="Jeff Dennison"/>
      </t:Event>
      <t:Event id="{E31FF93D-474E-4F57-BA95-CA90D7A77077}" time="2023-12-15T04:38:26.316Z">
        <t:Attribution userId="S::tug87422@temple.edu::43b39fe5-41c4-43aa-8ede-538758366846" userProvider="AD" userName="David V. Smith"/>
        <t:Anchor>
          <t:Comment id="2094811741"/>
        </t:Anchor>
        <t:SetTitle title="Not sure if @Jeff Dennison is checking this, but I think we should still mention tau. Actually, do you want to add the actual equations to make it clearer?"/>
      </t:Event>
      <t:Event id="{3515B8ED-4B48-4DE3-B6EA-EA04BA14C95C}" time="2024-02-02T19:36:25.53Z">
        <t:Attribution userId="S::urn:spo:guest#rludwig@upenn.edu::" userProvider="AD" userName="rludwig@upenn.edu"/>
        <t:Progress percentComplete="100"/>
      </t:Event>
      <t:Event id="{C62DB165-480B-4884-93C3-A0955255246B}" time="2024-02-02T19:42:45.279Z">
        <t:Attribution userId="S::tuj71575@temple.edu::7fa7fe74-541b-4438-bd64-2f83d65556c9" userProvider="AD" userName="Jeff Dennison"/>
        <t:Progress percentComplete="0"/>
      </t:Event>
      <t:Event id="{3791D192-744B-4F0F-8626-3D034BFE2709}" time="2024-02-02T19:42:53.811Z">
        <t:Attribution userId="S::tuj71575@temple.edu::7fa7fe74-541b-4438-bd64-2f83d65556c9" userProvider="AD" userName="Jeff Dennison"/>
        <t:Progress percentComplete="100"/>
      </t:Event>
    </t:History>
  </t:Task>
  <t:Task id="{6333AAA0-72D7-F247-9B34-4B2265D8F6F2}">
    <t:Anchor>
      <t:Comment id="677956830"/>
    </t:Anchor>
    <t:History>
      <t:Event id="{698A6772-101E-274B-A434-D5067109E1BD}" time="2023-07-24T14:11:42.798Z">
        <t:Attribution userId="S::tug87422@temple.edu::43b39fe5-41c4-43aa-8ede-538758366846" userProvider="AD" userName="David V. Smith"/>
        <t:Anchor>
          <t:Comment id="677956830"/>
        </t:Anchor>
        <t:Create/>
      </t:Event>
      <t:Event id="{CCAFD0D1-B09F-0040-A412-1AEE02C6C33D}" time="2023-07-24T14:11:42.798Z">
        <t:Attribution userId="S::tug87422@temple.edu::43b39fe5-41c4-43aa-8ede-538758366846" userProvider="AD" userName="David V. Smith"/>
        <t:Anchor>
          <t:Comment id="677956830"/>
        </t:Anchor>
        <t:Assign userId="S::tug87422@temple.edu::43b39fe5-41c4-43aa-8ede-538758366846" userProvider="AD" userName="David V. Smith"/>
      </t:Event>
      <t:Event id="{6B0D3DC4-5549-704F-BBD5-C8C2C61D872E}" time="2023-07-24T14:11:42.798Z">
        <t:Attribution userId="S::tug87422@temple.edu::43b39fe5-41c4-43aa-8ede-538758366846" userProvider="AD" userName="David V. Smith"/>
        <t:Anchor>
          <t:Comment id="677956830"/>
        </t:Anchor>
        <t:SetTitle title="Good place to adapt from the Data Paper. Could just copy paste for the most part, but FMRIprep text would be different. I can do both of these pieces if someone can deal with all the references. @David V. Smith"/>
      </t:Event>
      <t:Event id="{3E0FCA91-7547-427B-BD93-DEE507638A80}" time="2023-12-14T18:33:19.284Z">
        <t:Attribution userId="S::urn:spo:guest#rludwig@upenn.edu::" userProvider="AD" userName="rludwig@upenn.edu"/>
        <t:Progress percentComplete="100"/>
      </t:Event>
    </t:History>
  </t:Task>
  <t:Task id="{7424CC88-63C7-FE44-BE8A-D1A136393A58}">
    <t:Anchor>
      <t:Comment id="677957396"/>
    </t:Anchor>
    <t:History>
      <t:Event id="{70A8B0DB-521D-114B-BC9B-B8352B522019}" time="2023-07-24T14:21:08.667Z">
        <t:Attribution userId="S::tug87422@temple.edu::43b39fe5-41c4-43aa-8ede-538758366846" userProvider="AD" userName="David V. Smith"/>
        <t:Anchor>
          <t:Comment id="677957396"/>
        </t:Anchor>
        <t:Create/>
      </t:Event>
      <t:Event id="{14969A5D-05BB-CD4B-8DE0-B81A6076DF96}" time="2023-07-24T14:21:08.667Z">
        <t:Attribution userId="S::tug87422@temple.edu::43b39fe5-41c4-43aa-8ede-538758366846" userProvider="AD" userName="David V. Smith"/>
        <t:Anchor>
          <t:Comment id="677957396"/>
        </t:Anchor>
        <t:Assign userId="S::tuq41054@temple.edu::36bd42d0-33a2-4968-b477-ea33d1bebc68" userProvider="AD" userName="Rita Ludwig"/>
      </t:Event>
      <t:Event id="{16664B2E-A4F1-9D44-A813-6DD12CB64206}" time="2023-07-24T14:21:08.667Z">
        <t:Attribution userId="S::tug87422@temple.edu::43b39fe5-41c4-43aa-8ede-538758366846" userProvider="AD" userName="David V. Smith"/>
        <t:Anchor>
          <t:Comment id="677957396"/>
        </t:Anchor>
        <t:SetTitle title="@Rita Ludwig — I think your poster had everything we had. I think the paper should just be your SNE poster, with the addition of the the learning stuff that you and @Jeff Dennison did."/>
      </t:Event>
      <t:Event id="{B1AB51E3-A833-4ADB-A0A3-EF5DB14FE649}" time="2023-12-18T16:10:13.8Z">
        <t:Attribution userId="S::urn:spo:guest#rludwig@upenn.edu::" userProvider="AD" userName="rludwig@upenn.edu"/>
        <t:Progress percentComplete="100"/>
      </t:Event>
    </t:History>
  </t:Task>
  <t:Task id="{B9156B7A-5CC0-A04B-B4D8-0B25473E02C4}">
    <t:Anchor>
      <t:Comment id="677957315"/>
    </t:Anchor>
    <t:History>
      <t:Event id="{1A09171B-3882-B346-AE11-0E2DBDF1A2F5}" time="2023-07-24T14:19:47.733Z">
        <t:Attribution userId="S::tug87422@temple.edu::43b39fe5-41c4-43aa-8ede-538758366846" userProvider="AD" userName="David V. Smith"/>
        <t:Anchor>
          <t:Comment id="677957315"/>
        </t:Anchor>
        <t:Create/>
      </t:Event>
      <t:Event id="{BBCE8DCA-4530-1142-860F-D79D7D67AAE5}" time="2023-07-24T14:19:47.733Z">
        <t:Attribution userId="S::tug87422@temple.edu::43b39fe5-41c4-43aa-8ede-538758366846" userProvider="AD" userName="David V. Smith"/>
        <t:Anchor>
          <t:Comment id="677957315"/>
        </t:Anchor>
        <t:Assign userId="S::tuj71575@temple.edu::7fa7fe74-541b-4438-bd64-2f83d65556c9" userProvider="AD" userName="Jeff Dennison"/>
      </t:Event>
      <t:Event id="{9C9D4028-0166-FD44-A583-950734EA96DE}" time="2023-07-24T14:19:47.733Z">
        <t:Attribution userId="S::tug87422@temple.edu::43b39fe5-41c4-43aa-8ede-538758366846" userProvider="AD" userName="David V. Smith"/>
        <t:Anchor>
          <t:Comment id="677957315"/>
        </t:Anchor>
        <t:SetTitle title="@Jeff Dennison — can you get this done this week? Please meet with @Rita Ludwig if something is unclear. Thanks."/>
      </t:Event>
    </t:History>
  </t:Task>
  <t:Task id="{3A7AF8B9-D5F9-1B43-8B2C-C63FE205B02E}">
    <t:Anchor>
      <t:Comment id="340766958"/>
    </t:Anchor>
    <t:History>
      <t:Event id="{440621FE-786A-4040-AE58-9CB76835091B}" time="2023-12-15T04:38:26.316Z">
        <t:Attribution userId="S::tug87422@temple.edu::43b39fe5-41c4-43aa-8ede-538758366846" userProvider="AD" userName="David V. Smith"/>
        <t:Anchor>
          <t:Comment id="366169565"/>
        </t:Anchor>
        <t:Create/>
      </t:Event>
      <t:Event id="{C9E50EE1-D0B4-8343-B4A0-FD5ECC87D000}" time="2023-12-15T04:38:26.316Z">
        <t:Attribution userId="S::tug87422@temple.edu::43b39fe5-41c4-43aa-8ede-538758366846" userProvider="AD" userName="David V. Smith"/>
        <t:Anchor>
          <t:Comment id="366169565"/>
        </t:Anchor>
        <t:Assign userId="S::tuj71575@temple.edu::7fa7fe74-541b-4438-bd64-2f83d65556c9" userProvider="AD" userName="Jeff Dennison"/>
      </t:Event>
      <t:Event id="{50008D31-58FE-F04C-AA1A-CDBE253A219D}" time="2023-12-15T04:38:26.316Z">
        <t:Attribution userId="S::tug87422@temple.edu::43b39fe5-41c4-43aa-8ede-538758366846" userProvider="AD" userName="David V. Smith"/>
        <t:Anchor>
          <t:Comment id="366169565"/>
        </t:Anchor>
        <t:SetTitle title="Not sure if @Jeff Dennison is checking this, but I think we should still mention tau. Actually, do you want to add the actual equations to make it clearer?"/>
      </t:Event>
    </t:History>
  </t:Task>
  <t:Task id="{44A73133-9B16-EE44-97D8-FFF6346BA64C}">
    <t:Anchor>
      <t:Comment id="677957456"/>
    </t:Anchor>
    <t:History>
      <t:Event id="{B40BA47B-1D25-DE4E-86A3-CC8974F02373}" time="2023-07-24T14:22:08.559Z">
        <t:Attribution userId="S::tug87422@temple.edu::43b39fe5-41c4-43aa-8ede-538758366846" userProvider="AD" userName="David V. Smith"/>
        <t:Anchor>
          <t:Comment id="677957456"/>
        </t:Anchor>
        <t:Create/>
      </t:Event>
      <t:Event id="{BB9ED987-D10E-A944-B320-20A9A6388FF4}" time="2023-07-24T14:22:08.559Z">
        <t:Attribution userId="S::tug87422@temple.edu::43b39fe5-41c4-43aa-8ede-538758366846" userProvider="AD" userName="David V. Smith"/>
        <t:Anchor>
          <t:Comment id="677957456"/>
        </t:Anchor>
        <t:Assign userId="S::tug87422@temple.edu::43b39fe5-41c4-43aa-8ede-538758366846" userProvider="AD" userName="David V. Smith"/>
      </t:Event>
      <t:Event id="{5833AF9D-0337-8047-B63D-AADFA7A1E28C}" time="2023-07-24T14:22:08.559Z">
        <t:Attribution userId="S::tug87422@temple.edu::43b39fe5-41c4-43aa-8ede-538758366846" userProvider="AD" userName="David V. Smith"/>
        <t:Anchor>
          <t:Comment id="677957456"/>
        </t:Anchor>
        <t:SetTitle title="I need to grab the appropriate FMRIprep text. @David V. Smith Also need to describe the imaging model. Will try to do that ASAP."/>
      </t:Event>
      <t:Event id="{F9FFA669-7665-3D49-8E2C-7AE3964D4CFB}" time="2023-08-01T01:28:53.464Z">
        <t:Attribution userId="S::tug87422@temple.edu::43b39fe5-41c4-43aa-8ede-538758366846" userProvider="AD" userName="David V. Smith"/>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c1d487-840c-40ff-aca1-00ff13008544" xsi:nil="true"/>
    <lcf76f155ced4ddcb4097134ff3c332f xmlns="068132b6-27af-4cc5-9624-46e0bc309f9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DE0AC601CE7945A16C28BE7D604718" ma:contentTypeVersion="18" ma:contentTypeDescription="Create a new document." ma:contentTypeScope="" ma:versionID="159834fe830d87539655426ca9f64a6b">
  <xsd:schema xmlns:xsd="http://www.w3.org/2001/XMLSchema" xmlns:xs="http://www.w3.org/2001/XMLSchema" xmlns:p="http://schemas.microsoft.com/office/2006/metadata/properties" xmlns:ns2="068132b6-27af-4cc5-9624-46e0bc309f9c" xmlns:ns3="1ec1d487-840c-40ff-aca1-00ff13008544" targetNamespace="http://schemas.microsoft.com/office/2006/metadata/properties" ma:root="true" ma:fieldsID="5b022ee68da22447dfd6570ed234c3aa" ns2:_="" ns3:_="">
    <xsd:import namespace="068132b6-27af-4cc5-9624-46e0bc309f9c"/>
    <xsd:import namespace="1ec1d487-840c-40ff-aca1-00ff130085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132b6-27af-4cc5-9624-46e0bc309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aeeafc-10b8-45d8-a1af-5ed376f9e1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c1d487-840c-40ff-aca1-00ff1300854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585dd9d-b35f-48e0-ab88-fcb6ff0e764c}" ma:internalName="TaxCatchAll" ma:showField="CatchAllData" ma:web="1ec1d487-840c-40ff-aca1-00ff130085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B7EC25-6573-4888-964E-3D3B20BB8CC6}">
  <ds:schemaRefs>
    <ds:schemaRef ds:uri="http://schemas.microsoft.com/office/2006/metadata/properties"/>
    <ds:schemaRef ds:uri="http://schemas.microsoft.com/office/infopath/2007/PartnerControls"/>
    <ds:schemaRef ds:uri="1ec1d487-840c-40ff-aca1-00ff13008544"/>
    <ds:schemaRef ds:uri="068132b6-27af-4cc5-9624-46e0bc309f9c"/>
  </ds:schemaRefs>
</ds:datastoreItem>
</file>

<file path=customXml/itemProps2.xml><?xml version="1.0" encoding="utf-8"?>
<ds:datastoreItem xmlns:ds="http://schemas.openxmlformats.org/officeDocument/2006/customXml" ds:itemID="{A3855203-7EEC-4B83-BB39-79CA2DD34506}">
  <ds:schemaRefs>
    <ds:schemaRef ds:uri="http://schemas.microsoft.com/sharepoint/v3/contenttype/forms"/>
  </ds:schemaRefs>
</ds:datastoreItem>
</file>

<file path=customXml/itemProps3.xml><?xml version="1.0" encoding="utf-8"?>
<ds:datastoreItem xmlns:ds="http://schemas.openxmlformats.org/officeDocument/2006/customXml" ds:itemID="{859D75B0-54C9-4332-8B40-6E88C35A5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132b6-27af-4cc5-9624-46e0bc309f9c"/>
    <ds:schemaRef ds:uri="1ec1d487-840c-40ff-aca1-00ff13008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8470</Words>
  <Characters>48279</Characters>
  <Application>Microsoft Office Word</Application>
  <DocSecurity>0</DocSecurity>
  <Lines>402</Lines>
  <Paragraphs>113</Paragraphs>
  <ScaleCrop>false</ScaleCrop>
  <Company/>
  <LinksUpToDate>false</LinksUpToDate>
  <CharactersWithSpaces>56636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Ludwig</dc:creator>
  <cp:keywords/>
  <dc:description/>
  <cp:lastModifiedBy>Yi (Jen) Yang</cp:lastModifiedBy>
  <cp:revision>1433</cp:revision>
  <dcterms:created xsi:type="dcterms:W3CDTF">2023-01-09T19:04:00Z</dcterms:created>
  <dcterms:modified xsi:type="dcterms:W3CDTF">2025-07-09T21:00:00Z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0x01010080DE0AC601CE7945A16C28BE7D604718</vt:lpwstr>
  </property>
  <property fmtid="{D5CDD505-2E9C-101B-9397-08002B2CF9AE}" pid="3" name="MediaServiceImageTags">
    <vt:lpwstr/>
  </property>
</Properties>
</file>